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B74BA4" w14:textId="77777777" w:rsidR="00A532A6" w:rsidRPr="0097375A" w:rsidRDefault="00A532A6" w:rsidP="00A532A6">
      <w:pPr>
        <w:pStyle w:val="NormalWeb"/>
        <w:spacing w:before="0" w:beforeAutospacing="0" w:after="0" w:afterAutospacing="0" w:line="480" w:lineRule="auto"/>
        <w:jc w:val="center"/>
        <w:rPr>
          <w:b/>
          <w:bCs/>
          <w:color w:val="000000"/>
        </w:rPr>
      </w:pPr>
      <w:r w:rsidRPr="0097375A">
        <w:rPr>
          <w:b/>
          <w:bCs/>
          <w:color w:val="000000"/>
        </w:rPr>
        <w:t>ONLINE BOOKSTORE</w:t>
      </w:r>
    </w:p>
    <w:p w14:paraId="23DDA1DB" w14:textId="77777777" w:rsidR="00A532A6" w:rsidRPr="0097375A" w:rsidRDefault="00A532A6" w:rsidP="00A532A6">
      <w:pPr>
        <w:pStyle w:val="NormalWeb"/>
        <w:spacing w:before="0" w:beforeAutospacing="0" w:after="0" w:afterAutospacing="0" w:line="480" w:lineRule="auto"/>
        <w:jc w:val="center"/>
        <w:rPr>
          <w:b/>
          <w:bCs/>
          <w:color w:val="000000"/>
        </w:rPr>
      </w:pPr>
      <w:r w:rsidRPr="0097375A">
        <w:rPr>
          <w:b/>
          <w:bCs/>
          <w:color w:val="000000"/>
        </w:rPr>
        <w:t>A MINI PROJECT REPORT</w:t>
      </w:r>
    </w:p>
    <w:p w14:paraId="089708C8" w14:textId="77777777" w:rsidR="00A532A6" w:rsidRPr="0097375A" w:rsidRDefault="00A532A6" w:rsidP="00A532A6">
      <w:pPr>
        <w:pStyle w:val="NormalWeb"/>
        <w:spacing w:before="0" w:beforeAutospacing="0" w:after="0" w:afterAutospacing="0" w:line="480" w:lineRule="auto"/>
        <w:jc w:val="center"/>
        <w:rPr>
          <w:b/>
          <w:bCs/>
          <w:color w:val="000000"/>
        </w:rPr>
      </w:pPr>
    </w:p>
    <w:p w14:paraId="2538994E" w14:textId="77777777" w:rsidR="00A532A6" w:rsidRPr="0097375A" w:rsidRDefault="00A532A6" w:rsidP="00A532A6">
      <w:pPr>
        <w:pStyle w:val="NormalWeb"/>
        <w:spacing w:before="0" w:beforeAutospacing="0" w:after="0" w:afterAutospacing="0" w:line="480" w:lineRule="auto"/>
        <w:jc w:val="center"/>
        <w:rPr>
          <w:b/>
          <w:bCs/>
          <w:i/>
          <w:iCs/>
          <w:color w:val="000000"/>
        </w:rPr>
      </w:pPr>
      <w:r w:rsidRPr="0097375A">
        <w:rPr>
          <w:b/>
          <w:bCs/>
          <w:i/>
          <w:iCs/>
          <w:color w:val="000000"/>
        </w:rPr>
        <w:t>Submitted by</w:t>
      </w:r>
    </w:p>
    <w:p w14:paraId="075E051B" w14:textId="77777777" w:rsidR="00A532A6" w:rsidRPr="0097375A" w:rsidRDefault="00A532A6" w:rsidP="00A532A6">
      <w:pPr>
        <w:pStyle w:val="NormalWeb"/>
        <w:spacing w:before="0" w:beforeAutospacing="0" w:after="0" w:afterAutospacing="0" w:line="480" w:lineRule="auto"/>
        <w:jc w:val="center"/>
        <w:rPr>
          <w:b/>
          <w:bCs/>
        </w:rPr>
      </w:pPr>
      <w:r w:rsidRPr="0097375A">
        <w:rPr>
          <w:b/>
          <w:bCs/>
          <w:color w:val="000000"/>
        </w:rPr>
        <w:t>Group: G5</w:t>
      </w:r>
    </w:p>
    <w:p w14:paraId="3CF68007" w14:textId="77777777" w:rsidR="00A532A6" w:rsidRPr="0097375A" w:rsidRDefault="00A532A6" w:rsidP="00A532A6">
      <w:pPr>
        <w:rPr>
          <w:b/>
          <w:bCs/>
          <w:sz w:val="24"/>
          <w:szCs w:val="24"/>
        </w:rPr>
      </w:pPr>
    </w:p>
    <w:p w14:paraId="579A4E41" w14:textId="77777777" w:rsidR="00A532A6" w:rsidRPr="0097375A" w:rsidRDefault="00A532A6" w:rsidP="00A532A6">
      <w:pPr>
        <w:pStyle w:val="NormalWeb"/>
        <w:spacing w:before="0" w:beforeAutospacing="0" w:after="0" w:afterAutospacing="0"/>
        <w:jc w:val="center"/>
        <w:rPr>
          <w:b/>
          <w:bCs/>
        </w:rPr>
      </w:pPr>
      <w:r w:rsidRPr="0097375A">
        <w:rPr>
          <w:b/>
          <w:bCs/>
          <w:color w:val="000000"/>
        </w:rPr>
        <w:t>HARSHIT SOOD, 2410990335</w:t>
      </w:r>
    </w:p>
    <w:p w14:paraId="55B8F8EA" w14:textId="77777777" w:rsidR="00A532A6" w:rsidRPr="0097375A" w:rsidRDefault="00A532A6" w:rsidP="00A532A6">
      <w:pPr>
        <w:pStyle w:val="NormalWeb"/>
        <w:spacing w:before="0" w:beforeAutospacing="0" w:after="0" w:afterAutospacing="0"/>
        <w:ind w:left="2164" w:right="1830"/>
        <w:jc w:val="center"/>
        <w:rPr>
          <w:b/>
          <w:bCs/>
        </w:rPr>
      </w:pPr>
      <w:r w:rsidRPr="0097375A">
        <w:rPr>
          <w:b/>
          <w:bCs/>
          <w:color w:val="000000"/>
        </w:rPr>
        <w:t>HARSHITA, 2410990336,</w:t>
      </w:r>
    </w:p>
    <w:p w14:paraId="34321907" w14:textId="77777777" w:rsidR="00A532A6" w:rsidRPr="0097375A" w:rsidRDefault="00A532A6" w:rsidP="00A532A6">
      <w:pPr>
        <w:pStyle w:val="NormalWeb"/>
        <w:spacing w:before="0" w:beforeAutospacing="0" w:after="0" w:afterAutospacing="0"/>
        <w:jc w:val="center"/>
        <w:rPr>
          <w:b/>
          <w:bCs/>
        </w:rPr>
      </w:pPr>
      <w:r w:rsidRPr="0097375A">
        <w:rPr>
          <w:b/>
          <w:bCs/>
          <w:color w:val="000000"/>
        </w:rPr>
        <w:t>HARSHITA GARG, 2410990337</w:t>
      </w:r>
    </w:p>
    <w:p w14:paraId="00F6EA3A" w14:textId="77777777" w:rsidR="00A532A6" w:rsidRPr="0097375A" w:rsidRDefault="00A532A6" w:rsidP="00A532A6">
      <w:pPr>
        <w:pStyle w:val="NormalWeb"/>
        <w:spacing w:before="0" w:beforeAutospacing="0" w:after="0" w:afterAutospacing="0"/>
        <w:rPr>
          <w:b/>
          <w:bCs/>
        </w:rPr>
      </w:pPr>
      <w:r w:rsidRPr="0097375A">
        <w:rPr>
          <w:b/>
          <w:bCs/>
          <w:color w:val="000000"/>
        </w:rPr>
        <w:t>  </w:t>
      </w:r>
    </w:p>
    <w:p w14:paraId="1B846DE4" w14:textId="77777777" w:rsidR="00A532A6" w:rsidRPr="0097375A" w:rsidRDefault="00A532A6" w:rsidP="00A532A6">
      <w:pPr>
        <w:rPr>
          <w:b/>
          <w:bCs/>
          <w:sz w:val="24"/>
          <w:szCs w:val="24"/>
        </w:rPr>
      </w:pPr>
    </w:p>
    <w:p w14:paraId="42788DDC" w14:textId="77777777" w:rsidR="00A532A6" w:rsidRPr="0097375A" w:rsidRDefault="00A532A6" w:rsidP="00A532A6">
      <w:pPr>
        <w:pStyle w:val="Heading4"/>
        <w:spacing w:line="480" w:lineRule="auto"/>
        <w:ind w:right="2181"/>
        <w:rPr>
          <w:i w:val="0"/>
          <w:iCs/>
          <w:color w:val="000000"/>
          <w:sz w:val="24"/>
          <w:szCs w:val="24"/>
        </w:rPr>
      </w:pPr>
      <w:proofErr w:type="gramStart"/>
      <w:r w:rsidRPr="0097375A">
        <w:rPr>
          <w:i w:val="0"/>
          <w:iCs/>
          <w:color w:val="000000"/>
          <w:sz w:val="24"/>
          <w:szCs w:val="24"/>
        </w:rPr>
        <w:t>in</w:t>
      </w:r>
      <w:proofErr w:type="gramEnd"/>
      <w:r w:rsidRPr="0097375A">
        <w:rPr>
          <w:i w:val="0"/>
          <w:iCs/>
          <w:color w:val="000000"/>
          <w:sz w:val="24"/>
          <w:szCs w:val="24"/>
        </w:rPr>
        <w:t xml:space="preserve"> partial fulfilment for the</w:t>
      </w:r>
    </w:p>
    <w:p w14:paraId="25E70196" w14:textId="77777777" w:rsidR="00A532A6" w:rsidRPr="0097375A" w:rsidRDefault="00A532A6" w:rsidP="00A532A6">
      <w:pPr>
        <w:pStyle w:val="Heading4"/>
        <w:spacing w:line="480" w:lineRule="auto"/>
        <w:ind w:right="2181"/>
        <w:rPr>
          <w:sz w:val="24"/>
          <w:szCs w:val="24"/>
        </w:rPr>
      </w:pPr>
      <w:r w:rsidRPr="0097375A">
        <w:rPr>
          <w:i w:val="0"/>
          <w:iCs/>
          <w:color w:val="000000"/>
          <w:sz w:val="24"/>
          <w:szCs w:val="24"/>
        </w:rPr>
        <w:t xml:space="preserve"> </w:t>
      </w:r>
      <w:proofErr w:type="gramStart"/>
      <w:r w:rsidRPr="0097375A">
        <w:rPr>
          <w:i w:val="0"/>
          <w:iCs/>
          <w:color w:val="000000"/>
          <w:sz w:val="24"/>
          <w:szCs w:val="24"/>
        </w:rPr>
        <w:t>award</w:t>
      </w:r>
      <w:proofErr w:type="gramEnd"/>
      <w:r w:rsidRPr="0097375A">
        <w:rPr>
          <w:i w:val="0"/>
          <w:iCs/>
          <w:color w:val="000000"/>
          <w:sz w:val="24"/>
          <w:szCs w:val="24"/>
        </w:rPr>
        <w:t xml:space="preserve"> of degree</w:t>
      </w:r>
    </w:p>
    <w:p w14:paraId="2A348C65" w14:textId="77777777" w:rsidR="00A532A6" w:rsidRPr="0097375A" w:rsidRDefault="00A532A6" w:rsidP="00A532A6">
      <w:pPr>
        <w:pStyle w:val="Heading4"/>
        <w:spacing w:line="480" w:lineRule="auto"/>
        <w:ind w:right="2181"/>
        <w:rPr>
          <w:sz w:val="24"/>
          <w:szCs w:val="24"/>
        </w:rPr>
      </w:pPr>
      <w:proofErr w:type="gramStart"/>
      <w:r w:rsidRPr="0097375A">
        <w:rPr>
          <w:i w:val="0"/>
          <w:iCs/>
          <w:color w:val="000000"/>
          <w:sz w:val="24"/>
          <w:szCs w:val="24"/>
        </w:rPr>
        <w:t>of</w:t>
      </w:r>
      <w:proofErr w:type="gramEnd"/>
    </w:p>
    <w:p w14:paraId="3CFABB4F" w14:textId="77777777" w:rsidR="00A532A6" w:rsidRPr="0097375A" w:rsidRDefault="00A532A6" w:rsidP="00A532A6">
      <w:pPr>
        <w:jc w:val="center"/>
        <w:rPr>
          <w:b/>
          <w:bCs/>
          <w:sz w:val="24"/>
          <w:szCs w:val="24"/>
        </w:rPr>
      </w:pPr>
    </w:p>
    <w:p w14:paraId="79F09D83" w14:textId="77777777" w:rsidR="00A532A6" w:rsidRPr="0097375A" w:rsidRDefault="00A532A6" w:rsidP="00A532A6">
      <w:pPr>
        <w:pStyle w:val="Heading2"/>
        <w:spacing w:before="1"/>
        <w:ind w:right="1821"/>
        <w:rPr>
          <w:sz w:val="24"/>
          <w:szCs w:val="24"/>
        </w:rPr>
      </w:pPr>
      <w:r w:rsidRPr="0097375A">
        <w:rPr>
          <w:color w:val="000000"/>
          <w:sz w:val="24"/>
          <w:szCs w:val="24"/>
        </w:rPr>
        <w:t>BACHELOR OF ENGINEERING</w:t>
      </w:r>
    </w:p>
    <w:p w14:paraId="1ED7A64C" w14:textId="77777777" w:rsidR="00A532A6" w:rsidRPr="0097375A" w:rsidRDefault="00A532A6" w:rsidP="00A532A6">
      <w:pPr>
        <w:rPr>
          <w:b/>
          <w:bCs/>
          <w:sz w:val="24"/>
          <w:szCs w:val="24"/>
        </w:rPr>
      </w:pPr>
    </w:p>
    <w:p w14:paraId="52138740" w14:textId="77777777" w:rsidR="00A532A6" w:rsidRPr="0097375A" w:rsidRDefault="00A532A6" w:rsidP="00A532A6">
      <w:pPr>
        <w:pStyle w:val="NormalWeb"/>
        <w:spacing w:before="0" w:beforeAutospacing="0" w:after="0" w:afterAutospacing="0"/>
        <w:ind w:left="2164" w:right="2176"/>
        <w:jc w:val="center"/>
        <w:rPr>
          <w:b/>
          <w:bCs/>
        </w:rPr>
      </w:pPr>
      <w:proofErr w:type="gramStart"/>
      <w:r w:rsidRPr="0097375A">
        <w:rPr>
          <w:b/>
          <w:bCs/>
          <w:i/>
          <w:iCs/>
          <w:color w:val="000000"/>
        </w:rPr>
        <w:t>in</w:t>
      </w:r>
      <w:proofErr w:type="gramEnd"/>
    </w:p>
    <w:p w14:paraId="523893B1" w14:textId="77777777" w:rsidR="00A532A6" w:rsidRPr="0097375A" w:rsidRDefault="00A532A6" w:rsidP="00A532A6">
      <w:pPr>
        <w:rPr>
          <w:b/>
          <w:bCs/>
          <w:sz w:val="24"/>
          <w:szCs w:val="24"/>
        </w:rPr>
      </w:pPr>
    </w:p>
    <w:p w14:paraId="5F86C74A" w14:textId="77777777" w:rsidR="00A532A6" w:rsidRPr="0097375A" w:rsidRDefault="00A532A6" w:rsidP="00A532A6">
      <w:pPr>
        <w:pStyle w:val="NormalWeb"/>
        <w:spacing w:before="0" w:beforeAutospacing="0" w:after="0" w:afterAutospacing="0"/>
        <w:ind w:left="2159" w:right="2181"/>
        <w:jc w:val="center"/>
        <w:rPr>
          <w:b/>
          <w:bCs/>
        </w:rPr>
      </w:pPr>
      <w:r w:rsidRPr="0097375A">
        <w:rPr>
          <w:b/>
          <w:bCs/>
          <w:color w:val="000000"/>
        </w:rPr>
        <w:t>CSE </w:t>
      </w:r>
    </w:p>
    <w:p w14:paraId="5098417E" w14:textId="10F201C6" w:rsidR="00A532A6" w:rsidRDefault="00A532A6" w:rsidP="00A532A6"/>
    <w:p w14:paraId="2F3AD5E2" w14:textId="77777777" w:rsidR="0097375A" w:rsidRDefault="0097375A" w:rsidP="00A532A6"/>
    <w:p w14:paraId="7C154FEB" w14:textId="77777777" w:rsidR="00A532A6" w:rsidRDefault="00A532A6" w:rsidP="00A532A6">
      <w:pPr>
        <w:pStyle w:val="NormalWeb"/>
        <w:spacing w:before="0" w:beforeAutospacing="0" w:after="0" w:afterAutospacing="0"/>
        <w:jc w:val="center"/>
      </w:pPr>
      <w:r>
        <w:rPr>
          <w:b/>
          <w:bCs/>
          <w:noProof/>
          <w:color w:val="000000"/>
          <w:sz w:val="34"/>
          <w:szCs w:val="34"/>
          <w:bdr w:val="none" w:sz="0" w:space="0" w:color="auto" w:frame="1"/>
        </w:rPr>
        <w:drawing>
          <wp:inline distT="0" distB="0" distL="0" distR="0" wp14:anchorId="33F3A925" wp14:editId="25ACC6E9">
            <wp:extent cx="3061970" cy="914400"/>
            <wp:effectExtent l="0" t="0" r="5080" b="0"/>
            <wp:docPr id="1" name="Picture 1" descr="https://lh7-rt.googleusercontent.com/docsz/AD_4nXdWkG8gxolFzYc5wXesDS9a-535CROYjmi0UxiefMrxvl9nXuR8IU0TEYc7h--hJjMScxCf5ILW6IJ_vCXNGeMpiYNj8kOYjoF8iUZ3_j0mXhN8PpQYf-42Dxpj-lQZ7WS7fUiF8zFgwuY-qYXgRKjL6K9s?key=qgxCejMN1b1tKgQ3Uol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WkG8gxolFzYc5wXesDS9a-535CROYjmi0UxiefMrxvl9nXuR8IU0TEYc7h--hJjMScxCf5ILW6IJ_vCXNGeMpiYNj8kOYjoF8iUZ3_j0mXhN8PpQYf-42Dxpj-lQZ7WS7fUiF8zFgwuY-qYXgRKjL6K9s?key=qgxCejMN1b1tKgQ3Uol33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1970" cy="914400"/>
                    </a:xfrm>
                    <a:prstGeom prst="rect">
                      <a:avLst/>
                    </a:prstGeom>
                    <a:noFill/>
                    <a:ln>
                      <a:noFill/>
                    </a:ln>
                  </pic:spPr>
                </pic:pic>
              </a:graphicData>
            </a:graphic>
          </wp:inline>
        </w:drawing>
      </w:r>
    </w:p>
    <w:p w14:paraId="58A7DFB5" w14:textId="77777777" w:rsidR="00A532A6" w:rsidRDefault="00A532A6" w:rsidP="00A532A6"/>
    <w:p w14:paraId="3B3E0DFA" w14:textId="77777777" w:rsidR="00A532A6" w:rsidRDefault="00A532A6" w:rsidP="00A532A6">
      <w:pPr>
        <w:pStyle w:val="NormalWeb"/>
        <w:spacing w:before="0" w:beforeAutospacing="0" w:after="0" w:afterAutospacing="0"/>
        <w:jc w:val="center"/>
      </w:pPr>
      <w:r>
        <w:rPr>
          <w:b/>
          <w:bCs/>
          <w:color w:val="000000"/>
          <w:sz w:val="28"/>
          <w:szCs w:val="28"/>
        </w:rPr>
        <w:t>CHITKARA UNIVERSITY</w:t>
      </w:r>
    </w:p>
    <w:p w14:paraId="56AB06E3" w14:textId="77777777" w:rsidR="00A532A6" w:rsidRDefault="00A532A6" w:rsidP="00A532A6"/>
    <w:p w14:paraId="7A340ED9" w14:textId="77777777" w:rsidR="00A532A6" w:rsidRDefault="00A532A6" w:rsidP="00A532A6">
      <w:pPr>
        <w:pStyle w:val="NormalWeb"/>
        <w:spacing w:before="0" w:beforeAutospacing="0" w:after="0" w:afterAutospacing="0"/>
        <w:jc w:val="center"/>
      </w:pPr>
      <w:r>
        <w:rPr>
          <w:b/>
          <w:bCs/>
          <w:color w:val="000000"/>
          <w:sz w:val="28"/>
          <w:szCs w:val="28"/>
        </w:rPr>
        <w:t>CHANDIGARH-PATIALA NATIONAL HIGHWAY</w:t>
      </w:r>
    </w:p>
    <w:p w14:paraId="3A2A999D" w14:textId="77777777" w:rsidR="00A532A6" w:rsidRDefault="00A532A6" w:rsidP="00A532A6">
      <w:pPr>
        <w:pStyle w:val="NormalWeb"/>
        <w:spacing w:before="0" w:beforeAutospacing="0" w:after="0" w:afterAutospacing="0"/>
        <w:jc w:val="center"/>
      </w:pPr>
      <w:r>
        <w:rPr>
          <w:b/>
          <w:bCs/>
          <w:color w:val="000000"/>
          <w:sz w:val="28"/>
          <w:szCs w:val="28"/>
        </w:rPr>
        <w:t>RAJPURA (PATIALA) PUNJAB-140401 (INDIA)</w:t>
      </w:r>
    </w:p>
    <w:p w14:paraId="0F53DC67" w14:textId="77777777" w:rsidR="00A532A6" w:rsidRDefault="00A532A6" w:rsidP="00A532A6"/>
    <w:p w14:paraId="1F3B1005" w14:textId="77777777" w:rsidR="00A532A6" w:rsidRDefault="00A532A6" w:rsidP="00A532A6">
      <w:pPr>
        <w:pStyle w:val="Heading5"/>
        <w:ind w:left="2164"/>
      </w:pPr>
      <w:r>
        <w:rPr>
          <w:b/>
          <w:bCs/>
          <w:color w:val="000000"/>
        </w:rPr>
        <w:t>SEPTEMBER,2024</w:t>
      </w:r>
    </w:p>
    <w:p w14:paraId="5727E55B" w14:textId="77777777" w:rsidR="0097375A" w:rsidRDefault="0097375A" w:rsidP="00A532A6">
      <w:pPr>
        <w:jc w:val="center"/>
      </w:pPr>
    </w:p>
    <w:p w14:paraId="1FB6E0F0" w14:textId="77777777" w:rsidR="0097375A" w:rsidRDefault="0097375A" w:rsidP="00A532A6">
      <w:pPr>
        <w:jc w:val="center"/>
      </w:pPr>
    </w:p>
    <w:p w14:paraId="37E256ED" w14:textId="3096AEA6" w:rsidR="00A532A6" w:rsidRPr="00FC35A7" w:rsidRDefault="00A532A6" w:rsidP="00A532A6">
      <w:pPr>
        <w:jc w:val="center"/>
        <w:rPr>
          <w:b/>
          <w:bCs/>
          <w:sz w:val="24"/>
          <w:szCs w:val="24"/>
          <w:u w:val="single"/>
        </w:rPr>
      </w:pPr>
      <w:r>
        <w:br/>
      </w:r>
      <w:r>
        <w:br/>
      </w:r>
      <w:r>
        <w:lastRenderedPageBreak/>
        <w:br/>
      </w:r>
      <w:r w:rsidR="00747E65" w:rsidRPr="00FC35A7">
        <w:rPr>
          <w:w w:val="105"/>
          <w:sz w:val="24"/>
          <w:szCs w:val="24"/>
        </w:rPr>
        <w:t xml:space="preserve"> </w:t>
      </w:r>
      <w:bookmarkStart w:id="0" w:name="page1"/>
      <w:bookmarkEnd w:id="0"/>
      <w:r w:rsidRPr="00FC35A7">
        <w:rPr>
          <w:b/>
          <w:bCs/>
          <w:sz w:val="24"/>
          <w:szCs w:val="24"/>
          <w:u w:val="single"/>
        </w:rPr>
        <w:t>ABSTRACT</w:t>
      </w:r>
    </w:p>
    <w:p w14:paraId="012D840A" w14:textId="77777777" w:rsidR="00A532A6" w:rsidRPr="00FC35A7" w:rsidRDefault="00A532A6" w:rsidP="00A532A6">
      <w:pPr>
        <w:pStyle w:val="Heading6"/>
        <w:ind w:left="1440" w:right="1440"/>
        <w:rPr>
          <w:b w:val="0"/>
          <w:bCs w:val="0"/>
          <w:sz w:val="24"/>
          <w:szCs w:val="24"/>
        </w:rPr>
      </w:pPr>
    </w:p>
    <w:p w14:paraId="4A2F211D" w14:textId="77777777" w:rsidR="00A532A6" w:rsidRPr="00FC35A7" w:rsidRDefault="00A532A6" w:rsidP="00A532A6">
      <w:pPr>
        <w:pStyle w:val="Heading6"/>
        <w:ind w:left="1440" w:right="1440"/>
        <w:rPr>
          <w:b w:val="0"/>
          <w:bCs w:val="0"/>
          <w:sz w:val="24"/>
          <w:szCs w:val="24"/>
        </w:rPr>
      </w:pPr>
      <w:r w:rsidRPr="00FC35A7">
        <w:rPr>
          <w:b w:val="0"/>
          <w:bCs w:val="0"/>
          <w:sz w:val="24"/>
          <w:szCs w:val="24"/>
        </w:rPr>
        <w:t>The rise of digital technology has transformed the retail landscape, giving birth to online bookstores that revolutionize how readers access literature. This paper examines the evolution, benefits, and challenges of online bookstores, focusing on their role in promoting literacy and expanding the market for authors and publishers. Online bookstores offer unparalleled convenience, allowing consumers to browse vast catalogs from the comfort of their homes, compare prices, and access user reviews, which enhance informed purchasing decisions. Moreover, digital platforms often provide a wider range of titles, including self-published works and niche genres that traditional bookstores might overlook.</w:t>
      </w:r>
    </w:p>
    <w:p w14:paraId="0D163932" w14:textId="77777777" w:rsidR="00A532A6" w:rsidRPr="00FC35A7" w:rsidRDefault="00A532A6" w:rsidP="00A532A6">
      <w:pPr>
        <w:pStyle w:val="Heading6"/>
        <w:ind w:left="1440" w:right="1440"/>
        <w:rPr>
          <w:b w:val="0"/>
          <w:bCs w:val="0"/>
          <w:sz w:val="24"/>
          <w:szCs w:val="24"/>
        </w:rPr>
      </w:pPr>
    </w:p>
    <w:p w14:paraId="289CE212" w14:textId="77777777" w:rsidR="00A532A6" w:rsidRPr="00FC35A7" w:rsidRDefault="00A532A6" w:rsidP="00A532A6">
      <w:pPr>
        <w:pStyle w:val="Heading6"/>
        <w:ind w:left="1440" w:right="1440"/>
        <w:rPr>
          <w:b w:val="0"/>
          <w:bCs w:val="0"/>
          <w:sz w:val="24"/>
          <w:szCs w:val="24"/>
        </w:rPr>
      </w:pPr>
      <w:r w:rsidRPr="00FC35A7">
        <w:rPr>
          <w:b w:val="0"/>
          <w:bCs w:val="0"/>
          <w:sz w:val="24"/>
          <w:szCs w:val="24"/>
        </w:rPr>
        <w:t>This study also highlights the impact of online bookstores on traditional retail, discussing the shift in consumer behavior and the subsequent adaptation strategies employed by brick-and-mortar stores. Additionally, the paper explores the innovative features that online bookstores incorporate, such as personalized recommendations powered by algorithms, e-books, audiobooks, and subscription services, which cater to diverse reader preferences.</w:t>
      </w:r>
    </w:p>
    <w:p w14:paraId="25999B24" w14:textId="77777777" w:rsidR="00A532A6" w:rsidRPr="00FC35A7" w:rsidRDefault="00A532A6" w:rsidP="00A532A6">
      <w:pPr>
        <w:pStyle w:val="Heading6"/>
        <w:ind w:left="1440" w:right="1440"/>
        <w:rPr>
          <w:b w:val="0"/>
          <w:bCs w:val="0"/>
          <w:sz w:val="24"/>
          <w:szCs w:val="24"/>
        </w:rPr>
      </w:pPr>
    </w:p>
    <w:p w14:paraId="10E17C50" w14:textId="77777777" w:rsidR="00A532A6" w:rsidRPr="00FC35A7" w:rsidRDefault="00A532A6" w:rsidP="00A532A6">
      <w:pPr>
        <w:pStyle w:val="Heading6"/>
        <w:ind w:left="1440" w:right="1440"/>
        <w:rPr>
          <w:b w:val="0"/>
          <w:bCs w:val="0"/>
          <w:sz w:val="24"/>
          <w:szCs w:val="24"/>
        </w:rPr>
      </w:pPr>
      <w:r w:rsidRPr="00FC35A7">
        <w:rPr>
          <w:b w:val="0"/>
          <w:bCs w:val="0"/>
          <w:sz w:val="24"/>
          <w:szCs w:val="24"/>
        </w:rPr>
        <w:t>However, the proliferation of online bookstores is not without challenges. Issues such as market saturation, copyright concerns, and the environmental impact of shipping must be addressed to ensure sustainable growth in the digital book retail sector. Furthermore, the paper considers the implications of online purchasing on local economies and community engagement with literature.</w:t>
      </w:r>
    </w:p>
    <w:p w14:paraId="356AC06F" w14:textId="77777777" w:rsidR="00A532A6" w:rsidRPr="00FC35A7" w:rsidRDefault="00A532A6" w:rsidP="00A532A6">
      <w:pPr>
        <w:pStyle w:val="Heading6"/>
        <w:ind w:left="1440" w:right="1440"/>
        <w:rPr>
          <w:b w:val="0"/>
          <w:bCs w:val="0"/>
          <w:sz w:val="24"/>
          <w:szCs w:val="24"/>
        </w:rPr>
      </w:pPr>
    </w:p>
    <w:p w14:paraId="5B654514" w14:textId="77777777" w:rsidR="00A532A6" w:rsidRPr="00FC35A7" w:rsidRDefault="00A532A6" w:rsidP="00A532A6">
      <w:pPr>
        <w:pStyle w:val="Heading6"/>
        <w:ind w:left="1440" w:right="1440"/>
        <w:rPr>
          <w:b w:val="0"/>
          <w:bCs w:val="0"/>
          <w:sz w:val="24"/>
          <w:szCs w:val="24"/>
        </w:rPr>
      </w:pPr>
      <w:r w:rsidRPr="00FC35A7">
        <w:rPr>
          <w:b w:val="0"/>
          <w:bCs w:val="0"/>
          <w:sz w:val="24"/>
          <w:szCs w:val="24"/>
        </w:rPr>
        <w:t>In conclusion, while online bookstores have significantly reshaped the reading experience and access to literature, their continued success will depend on their ability to navigate the complexities of a rapidly evolving marketplace. By fostering innovation and addressing key challenges, online bookstores can continue to play a pivotal role in the future of reading and publishing.</w:t>
      </w:r>
    </w:p>
    <w:p w14:paraId="5717F98A" w14:textId="77777777" w:rsidR="00A532A6" w:rsidRPr="00FC35A7" w:rsidRDefault="00A532A6">
      <w:pPr>
        <w:widowControl/>
        <w:autoSpaceDE/>
        <w:autoSpaceDN/>
        <w:rPr>
          <w:sz w:val="24"/>
          <w:szCs w:val="24"/>
        </w:rPr>
      </w:pPr>
      <w:r w:rsidRPr="00FC35A7">
        <w:rPr>
          <w:b/>
          <w:bCs/>
          <w:sz w:val="24"/>
          <w:szCs w:val="24"/>
        </w:rPr>
        <w:br w:type="page"/>
      </w:r>
    </w:p>
    <w:p w14:paraId="4DCD04D7" w14:textId="075FBA71" w:rsidR="00A532A6" w:rsidRDefault="00A532A6" w:rsidP="00A532A6">
      <w:pPr>
        <w:pStyle w:val="Heading6"/>
        <w:ind w:left="1440" w:right="1440"/>
        <w:jc w:val="center"/>
        <w:rPr>
          <w:sz w:val="24"/>
          <w:szCs w:val="24"/>
        </w:rPr>
      </w:pPr>
      <w:r w:rsidRPr="0097375A">
        <w:rPr>
          <w:sz w:val="24"/>
          <w:szCs w:val="24"/>
        </w:rPr>
        <w:lastRenderedPageBreak/>
        <w:t>TABLE OF CONTENT</w:t>
      </w:r>
    </w:p>
    <w:p w14:paraId="7E802C22" w14:textId="1629FF34" w:rsidR="0097375A" w:rsidRDefault="0097375A" w:rsidP="00A532A6">
      <w:pPr>
        <w:pStyle w:val="Heading6"/>
        <w:ind w:left="1440" w:right="1440"/>
        <w:jc w:val="center"/>
        <w:rPr>
          <w:sz w:val="24"/>
          <w:szCs w:val="24"/>
        </w:rPr>
      </w:pPr>
    </w:p>
    <w:p w14:paraId="64302243" w14:textId="259F6345" w:rsidR="0097375A" w:rsidRDefault="0097375A" w:rsidP="00A532A6">
      <w:pPr>
        <w:pStyle w:val="Heading6"/>
        <w:ind w:left="1440" w:right="1440"/>
        <w:jc w:val="center"/>
        <w:rPr>
          <w:sz w:val="24"/>
          <w:szCs w:val="24"/>
        </w:rPr>
      </w:pPr>
    </w:p>
    <w:p w14:paraId="6EB01C5D" w14:textId="77777777" w:rsidR="0097375A" w:rsidRPr="0097375A" w:rsidRDefault="0097375A" w:rsidP="00A532A6">
      <w:pPr>
        <w:pStyle w:val="Heading6"/>
        <w:ind w:left="1440" w:right="1440"/>
        <w:jc w:val="center"/>
        <w:rPr>
          <w:sz w:val="24"/>
          <w:szCs w:val="24"/>
        </w:rPr>
      </w:pPr>
    </w:p>
    <w:tbl>
      <w:tblPr>
        <w:tblStyle w:val="PlainTable1"/>
        <w:tblW w:w="0" w:type="auto"/>
        <w:tblLook w:val="04A0" w:firstRow="1" w:lastRow="0" w:firstColumn="1" w:lastColumn="0" w:noHBand="0" w:noVBand="1"/>
      </w:tblPr>
      <w:tblGrid>
        <w:gridCol w:w="3292"/>
        <w:gridCol w:w="3351"/>
        <w:gridCol w:w="3287"/>
      </w:tblGrid>
      <w:tr w:rsidR="00A532A6" w:rsidRPr="0097375A" w14:paraId="4A0F5ABA" w14:textId="77777777" w:rsidTr="00A53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87731F" w14:textId="77777777" w:rsidR="0097375A" w:rsidRPr="0097375A" w:rsidRDefault="0097375A" w:rsidP="00A532A6">
            <w:pPr>
              <w:pStyle w:val="Heading6"/>
              <w:ind w:left="0" w:right="1440"/>
              <w:outlineLvl w:val="5"/>
              <w:rPr>
                <w:b/>
                <w:bCs/>
                <w:sz w:val="24"/>
                <w:szCs w:val="24"/>
                <w:u w:val="single"/>
              </w:rPr>
            </w:pPr>
          </w:p>
          <w:p w14:paraId="6CE277FF" w14:textId="77777777" w:rsidR="0097375A" w:rsidRPr="0097375A" w:rsidRDefault="0097375A" w:rsidP="00A532A6">
            <w:pPr>
              <w:pStyle w:val="Heading6"/>
              <w:ind w:left="0" w:right="1440"/>
              <w:outlineLvl w:val="5"/>
              <w:rPr>
                <w:b/>
                <w:bCs/>
                <w:sz w:val="24"/>
                <w:szCs w:val="24"/>
                <w:u w:val="single"/>
              </w:rPr>
            </w:pPr>
          </w:p>
          <w:p w14:paraId="0D932C95" w14:textId="77777777" w:rsidR="0097375A" w:rsidRPr="0097375A" w:rsidRDefault="0097375A" w:rsidP="00A532A6">
            <w:pPr>
              <w:pStyle w:val="Heading6"/>
              <w:ind w:left="0" w:right="1440"/>
              <w:outlineLvl w:val="5"/>
              <w:rPr>
                <w:b/>
                <w:bCs/>
                <w:sz w:val="24"/>
                <w:szCs w:val="24"/>
                <w:u w:val="single"/>
              </w:rPr>
            </w:pPr>
          </w:p>
          <w:p w14:paraId="4F3034A0" w14:textId="77777777" w:rsidR="0097375A" w:rsidRPr="0097375A" w:rsidRDefault="0097375A" w:rsidP="00A532A6">
            <w:pPr>
              <w:pStyle w:val="Heading6"/>
              <w:ind w:left="0" w:right="1440"/>
              <w:outlineLvl w:val="5"/>
              <w:rPr>
                <w:b/>
                <w:bCs/>
                <w:sz w:val="24"/>
                <w:szCs w:val="24"/>
                <w:u w:val="single"/>
              </w:rPr>
            </w:pPr>
          </w:p>
          <w:p w14:paraId="4D3F808D" w14:textId="62220BEC" w:rsidR="00A532A6" w:rsidRPr="0097375A" w:rsidRDefault="00A532A6" w:rsidP="00A532A6">
            <w:pPr>
              <w:pStyle w:val="Heading6"/>
              <w:ind w:left="0" w:right="1440"/>
              <w:outlineLvl w:val="5"/>
              <w:rPr>
                <w:b/>
                <w:bCs/>
                <w:sz w:val="24"/>
                <w:szCs w:val="24"/>
                <w:u w:val="single"/>
              </w:rPr>
            </w:pPr>
            <w:r w:rsidRPr="0097375A">
              <w:rPr>
                <w:b/>
                <w:bCs/>
                <w:sz w:val="24"/>
                <w:szCs w:val="24"/>
                <w:u w:val="single"/>
              </w:rPr>
              <w:t>Sr.no</w:t>
            </w:r>
          </w:p>
        </w:tc>
        <w:tc>
          <w:tcPr>
            <w:tcW w:w="3385" w:type="dxa"/>
          </w:tcPr>
          <w:p w14:paraId="18336FE6" w14:textId="77777777" w:rsidR="00A532A6" w:rsidRPr="0097375A" w:rsidRDefault="00A532A6" w:rsidP="00A532A6">
            <w:pPr>
              <w:pStyle w:val="Heading6"/>
              <w:ind w:left="0" w:right="1440"/>
              <w:outlineLvl w:val="5"/>
              <w:cnfStyle w:val="100000000000" w:firstRow="1" w:lastRow="0" w:firstColumn="0" w:lastColumn="0" w:oddVBand="0" w:evenVBand="0" w:oddHBand="0" w:evenHBand="0" w:firstRowFirstColumn="0" w:firstRowLastColumn="0" w:lastRowFirstColumn="0" w:lastRowLastColumn="0"/>
              <w:rPr>
                <w:b/>
                <w:bCs/>
                <w:sz w:val="24"/>
                <w:szCs w:val="24"/>
                <w:u w:val="single"/>
              </w:rPr>
            </w:pPr>
            <w:r w:rsidRPr="0097375A">
              <w:rPr>
                <w:b/>
                <w:bCs/>
                <w:sz w:val="24"/>
                <w:szCs w:val="24"/>
                <w:u w:val="single"/>
              </w:rPr>
              <w:t>Sections</w:t>
            </w:r>
          </w:p>
        </w:tc>
        <w:tc>
          <w:tcPr>
            <w:tcW w:w="3386" w:type="dxa"/>
          </w:tcPr>
          <w:p w14:paraId="085899C2" w14:textId="77777777" w:rsidR="00A532A6" w:rsidRPr="0097375A" w:rsidRDefault="00A532A6" w:rsidP="00A532A6">
            <w:pPr>
              <w:pStyle w:val="Heading6"/>
              <w:ind w:left="0" w:right="1440"/>
              <w:outlineLvl w:val="5"/>
              <w:cnfStyle w:val="100000000000" w:firstRow="1" w:lastRow="0" w:firstColumn="0" w:lastColumn="0" w:oddVBand="0" w:evenVBand="0" w:oddHBand="0" w:evenHBand="0" w:firstRowFirstColumn="0" w:firstRowLastColumn="0" w:lastRowFirstColumn="0" w:lastRowLastColumn="0"/>
              <w:rPr>
                <w:b/>
                <w:bCs/>
                <w:sz w:val="24"/>
                <w:szCs w:val="24"/>
                <w:u w:val="single"/>
              </w:rPr>
            </w:pPr>
            <w:r w:rsidRPr="0097375A">
              <w:rPr>
                <w:b/>
                <w:bCs/>
                <w:sz w:val="24"/>
                <w:szCs w:val="24"/>
                <w:u w:val="single"/>
              </w:rPr>
              <w:t>Page no.</w:t>
            </w:r>
          </w:p>
        </w:tc>
      </w:tr>
      <w:tr w:rsidR="00A532A6" w:rsidRPr="0097375A" w14:paraId="2103902E" w14:textId="77777777" w:rsidTr="00A53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A1874B3"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1.</w:t>
            </w:r>
          </w:p>
        </w:tc>
        <w:tc>
          <w:tcPr>
            <w:tcW w:w="3385" w:type="dxa"/>
          </w:tcPr>
          <w:p w14:paraId="2741DCC8"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r w:rsidRPr="0097375A">
              <w:rPr>
                <w:sz w:val="24"/>
                <w:szCs w:val="24"/>
                <w:u w:val="single"/>
              </w:rPr>
              <w:t>Introduction</w:t>
            </w:r>
          </w:p>
          <w:p w14:paraId="24BFB1C2"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c>
          <w:tcPr>
            <w:tcW w:w="3386" w:type="dxa"/>
          </w:tcPr>
          <w:p w14:paraId="691335CB"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r>
      <w:tr w:rsidR="00A532A6" w:rsidRPr="0097375A" w14:paraId="7D873863" w14:textId="77777777" w:rsidTr="00A532A6">
        <w:tc>
          <w:tcPr>
            <w:cnfStyle w:val="001000000000" w:firstRow="0" w:lastRow="0" w:firstColumn="1" w:lastColumn="0" w:oddVBand="0" w:evenVBand="0" w:oddHBand="0" w:evenHBand="0" w:firstRowFirstColumn="0" w:firstRowLastColumn="0" w:lastRowFirstColumn="0" w:lastRowLastColumn="0"/>
            <w:tcW w:w="3385" w:type="dxa"/>
          </w:tcPr>
          <w:p w14:paraId="20BEE99D"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2.</w:t>
            </w:r>
          </w:p>
        </w:tc>
        <w:tc>
          <w:tcPr>
            <w:tcW w:w="3385" w:type="dxa"/>
          </w:tcPr>
          <w:p w14:paraId="5714E8A7"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r w:rsidRPr="0097375A">
              <w:rPr>
                <w:sz w:val="24"/>
                <w:szCs w:val="24"/>
                <w:u w:val="single"/>
              </w:rPr>
              <w:t>Technical details</w:t>
            </w:r>
          </w:p>
        </w:tc>
        <w:tc>
          <w:tcPr>
            <w:tcW w:w="3386" w:type="dxa"/>
          </w:tcPr>
          <w:p w14:paraId="582E267C"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A532A6" w:rsidRPr="0097375A" w14:paraId="7830F93F" w14:textId="77777777" w:rsidTr="00A53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78B29E5"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3.</w:t>
            </w:r>
          </w:p>
        </w:tc>
        <w:tc>
          <w:tcPr>
            <w:tcW w:w="3385" w:type="dxa"/>
          </w:tcPr>
          <w:p w14:paraId="40D320D1"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r w:rsidRPr="0097375A">
              <w:rPr>
                <w:sz w:val="24"/>
                <w:szCs w:val="24"/>
                <w:u w:val="single"/>
              </w:rPr>
              <w:t>Key features</w:t>
            </w:r>
          </w:p>
          <w:p w14:paraId="7E9EB79B"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c>
          <w:tcPr>
            <w:tcW w:w="3386" w:type="dxa"/>
          </w:tcPr>
          <w:p w14:paraId="29F6B2AA"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r>
      <w:tr w:rsidR="00A532A6" w:rsidRPr="0097375A" w14:paraId="4D8B1C35" w14:textId="77777777" w:rsidTr="00A532A6">
        <w:tc>
          <w:tcPr>
            <w:cnfStyle w:val="001000000000" w:firstRow="0" w:lastRow="0" w:firstColumn="1" w:lastColumn="0" w:oddVBand="0" w:evenVBand="0" w:oddHBand="0" w:evenHBand="0" w:firstRowFirstColumn="0" w:firstRowLastColumn="0" w:lastRowFirstColumn="0" w:lastRowLastColumn="0"/>
            <w:tcW w:w="3385" w:type="dxa"/>
          </w:tcPr>
          <w:p w14:paraId="09D6EFC2"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4.</w:t>
            </w:r>
          </w:p>
        </w:tc>
        <w:tc>
          <w:tcPr>
            <w:tcW w:w="3385" w:type="dxa"/>
          </w:tcPr>
          <w:p w14:paraId="15B8A159"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r w:rsidRPr="0097375A">
              <w:rPr>
                <w:sz w:val="24"/>
                <w:szCs w:val="24"/>
                <w:u w:val="single"/>
              </w:rPr>
              <w:t>Project advantages</w:t>
            </w:r>
          </w:p>
        </w:tc>
        <w:tc>
          <w:tcPr>
            <w:tcW w:w="3386" w:type="dxa"/>
          </w:tcPr>
          <w:p w14:paraId="67128BD3"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A532A6" w:rsidRPr="0097375A" w14:paraId="06FB2940" w14:textId="77777777" w:rsidTr="00A53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CC5EF13"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5.</w:t>
            </w:r>
          </w:p>
        </w:tc>
        <w:tc>
          <w:tcPr>
            <w:tcW w:w="3385" w:type="dxa"/>
          </w:tcPr>
          <w:p w14:paraId="0071933C"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r w:rsidRPr="0097375A">
              <w:rPr>
                <w:sz w:val="24"/>
                <w:szCs w:val="24"/>
                <w:u w:val="single"/>
              </w:rPr>
              <w:t>Project highlights</w:t>
            </w:r>
          </w:p>
        </w:tc>
        <w:tc>
          <w:tcPr>
            <w:tcW w:w="3386" w:type="dxa"/>
          </w:tcPr>
          <w:p w14:paraId="202A047E"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r>
      <w:tr w:rsidR="00A532A6" w:rsidRPr="0097375A" w14:paraId="2B347665" w14:textId="77777777" w:rsidTr="00A532A6">
        <w:tc>
          <w:tcPr>
            <w:cnfStyle w:val="001000000000" w:firstRow="0" w:lastRow="0" w:firstColumn="1" w:lastColumn="0" w:oddVBand="0" w:evenVBand="0" w:oddHBand="0" w:evenHBand="0" w:firstRowFirstColumn="0" w:firstRowLastColumn="0" w:lastRowFirstColumn="0" w:lastRowLastColumn="0"/>
            <w:tcW w:w="3385" w:type="dxa"/>
          </w:tcPr>
          <w:p w14:paraId="6C6A2233"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6.</w:t>
            </w:r>
          </w:p>
        </w:tc>
        <w:tc>
          <w:tcPr>
            <w:tcW w:w="3385" w:type="dxa"/>
          </w:tcPr>
          <w:p w14:paraId="3EAEEB96"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r w:rsidRPr="0097375A">
              <w:rPr>
                <w:sz w:val="24"/>
                <w:szCs w:val="24"/>
                <w:u w:val="single"/>
              </w:rPr>
              <w:t>About us page</w:t>
            </w:r>
          </w:p>
          <w:p w14:paraId="5790AEAF"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p>
        </w:tc>
        <w:tc>
          <w:tcPr>
            <w:tcW w:w="3386" w:type="dxa"/>
          </w:tcPr>
          <w:p w14:paraId="648A5D91"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A532A6" w:rsidRPr="0097375A" w14:paraId="49DA3D25" w14:textId="77777777" w:rsidTr="00A53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6AEB7B1"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7.</w:t>
            </w:r>
          </w:p>
        </w:tc>
        <w:tc>
          <w:tcPr>
            <w:tcW w:w="3385" w:type="dxa"/>
          </w:tcPr>
          <w:p w14:paraId="47C9C137"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r w:rsidRPr="0097375A">
              <w:rPr>
                <w:sz w:val="24"/>
                <w:szCs w:val="24"/>
                <w:u w:val="single"/>
              </w:rPr>
              <w:t>Home page</w:t>
            </w:r>
          </w:p>
          <w:p w14:paraId="22063280"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c>
          <w:tcPr>
            <w:tcW w:w="3386" w:type="dxa"/>
          </w:tcPr>
          <w:p w14:paraId="62CC11F8" w14:textId="77777777" w:rsidR="00A532A6" w:rsidRPr="0097375A" w:rsidRDefault="00A532A6" w:rsidP="00A532A6">
            <w:pPr>
              <w:pStyle w:val="Heading6"/>
              <w:ind w:left="0" w:right="1440"/>
              <w:outlineLvl w:val="5"/>
              <w:cnfStyle w:val="000000100000" w:firstRow="0" w:lastRow="0" w:firstColumn="0" w:lastColumn="0" w:oddVBand="0" w:evenVBand="0" w:oddHBand="1" w:evenHBand="0" w:firstRowFirstColumn="0" w:firstRowLastColumn="0" w:lastRowFirstColumn="0" w:lastRowLastColumn="0"/>
              <w:rPr>
                <w:sz w:val="24"/>
                <w:szCs w:val="24"/>
                <w:u w:val="single"/>
              </w:rPr>
            </w:pPr>
          </w:p>
        </w:tc>
      </w:tr>
      <w:tr w:rsidR="00A532A6" w:rsidRPr="0097375A" w14:paraId="02D96005" w14:textId="77777777" w:rsidTr="00A532A6">
        <w:trPr>
          <w:trHeight w:val="77"/>
        </w:trPr>
        <w:tc>
          <w:tcPr>
            <w:cnfStyle w:val="001000000000" w:firstRow="0" w:lastRow="0" w:firstColumn="1" w:lastColumn="0" w:oddVBand="0" w:evenVBand="0" w:oddHBand="0" w:evenHBand="0" w:firstRowFirstColumn="0" w:firstRowLastColumn="0" w:lastRowFirstColumn="0" w:lastRowLastColumn="0"/>
            <w:tcW w:w="3385" w:type="dxa"/>
          </w:tcPr>
          <w:p w14:paraId="54689D6A" w14:textId="77777777" w:rsidR="00A532A6" w:rsidRPr="0097375A" w:rsidRDefault="00A532A6" w:rsidP="00A532A6">
            <w:pPr>
              <w:pStyle w:val="Heading6"/>
              <w:ind w:left="0" w:right="1440"/>
              <w:outlineLvl w:val="5"/>
              <w:rPr>
                <w:b/>
                <w:bCs/>
                <w:sz w:val="24"/>
                <w:szCs w:val="24"/>
                <w:u w:val="single"/>
              </w:rPr>
            </w:pPr>
            <w:r w:rsidRPr="0097375A">
              <w:rPr>
                <w:b/>
                <w:bCs/>
                <w:sz w:val="24"/>
                <w:szCs w:val="24"/>
                <w:u w:val="single"/>
              </w:rPr>
              <w:t>8.</w:t>
            </w:r>
          </w:p>
        </w:tc>
        <w:tc>
          <w:tcPr>
            <w:tcW w:w="3385" w:type="dxa"/>
          </w:tcPr>
          <w:p w14:paraId="4C6BD7B4"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r w:rsidRPr="0097375A">
              <w:rPr>
                <w:sz w:val="24"/>
                <w:szCs w:val="24"/>
                <w:u w:val="single"/>
              </w:rPr>
              <w:t>Future scope</w:t>
            </w:r>
          </w:p>
          <w:p w14:paraId="603EF951"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p>
        </w:tc>
        <w:tc>
          <w:tcPr>
            <w:tcW w:w="3386" w:type="dxa"/>
          </w:tcPr>
          <w:p w14:paraId="6AEF8BF7" w14:textId="77777777" w:rsidR="00A532A6" w:rsidRPr="0097375A" w:rsidRDefault="00A532A6" w:rsidP="00A532A6">
            <w:pPr>
              <w:pStyle w:val="Heading6"/>
              <w:ind w:left="0" w:right="1440"/>
              <w:outlineLvl w:val="5"/>
              <w:cnfStyle w:val="000000000000" w:firstRow="0" w:lastRow="0" w:firstColumn="0" w:lastColumn="0" w:oddVBand="0" w:evenVBand="0" w:oddHBand="0" w:evenHBand="0" w:firstRowFirstColumn="0" w:firstRowLastColumn="0" w:lastRowFirstColumn="0" w:lastRowLastColumn="0"/>
              <w:rPr>
                <w:sz w:val="24"/>
                <w:szCs w:val="24"/>
                <w:u w:val="single"/>
              </w:rPr>
            </w:pPr>
          </w:p>
        </w:tc>
      </w:tr>
    </w:tbl>
    <w:p w14:paraId="684558D6" w14:textId="77777777" w:rsidR="00A532A6" w:rsidRPr="0097375A" w:rsidRDefault="00A532A6" w:rsidP="00A532A6">
      <w:pPr>
        <w:pStyle w:val="Heading6"/>
        <w:ind w:left="1440" w:right="1440"/>
        <w:rPr>
          <w:sz w:val="24"/>
          <w:szCs w:val="24"/>
          <w:u w:val="single"/>
        </w:rPr>
      </w:pPr>
    </w:p>
    <w:p w14:paraId="476DEC5A" w14:textId="77777777" w:rsidR="00A532A6" w:rsidRPr="0097375A" w:rsidRDefault="00A532A6">
      <w:pPr>
        <w:widowControl/>
        <w:autoSpaceDE/>
        <w:autoSpaceDN/>
        <w:rPr>
          <w:b/>
          <w:bCs/>
          <w:sz w:val="24"/>
          <w:szCs w:val="24"/>
          <w:u w:val="single"/>
        </w:rPr>
      </w:pPr>
      <w:r w:rsidRPr="0097375A">
        <w:rPr>
          <w:b/>
          <w:bCs/>
          <w:sz w:val="24"/>
          <w:szCs w:val="24"/>
          <w:u w:val="single"/>
        </w:rPr>
        <w:br w:type="page"/>
      </w:r>
      <w:bookmarkStart w:id="1" w:name="_GoBack"/>
      <w:bookmarkEnd w:id="1"/>
    </w:p>
    <w:p w14:paraId="5F1104AC" w14:textId="77777777" w:rsidR="00A532A6" w:rsidRPr="00FC35A7" w:rsidRDefault="00A532A6" w:rsidP="00A532A6">
      <w:pPr>
        <w:pStyle w:val="Heading6"/>
        <w:numPr>
          <w:ilvl w:val="0"/>
          <w:numId w:val="4"/>
        </w:numPr>
        <w:ind w:right="1440"/>
        <w:jc w:val="center"/>
        <w:rPr>
          <w:sz w:val="24"/>
          <w:szCs w:val="24"/>
        </w:rPr>
      </w:pPr>
      <w:r w:rsidRPr="00FC35A7">
        <w:rPr>
          <w:sz w:val="24"/>
          <w:szCs w:val="24"/>
          <w:u w:val="single"/>
        </w:rPr>
        <w:lastRenderedPageBreak/>
        <w:t>INTRODUCTION:</w:t>
      </w:r>
      <w:r w:rsidRPr="00FC35A7">
        <w:rPr>
          <w:sz w:val="24"/>
          <w:szCs w:val="24"/>
        </w:rPr>
        <w:t>-</w:t>
      </w:r>
    </w:p>
    <w:p w14:paraId="2AED1B5E" w14:textId="77777777" w:rsidR="00A532A6" w:rsidRPr="00FC35A7" w:rsidRDefault="00A532A6" w:rsidP="00A532A6">
      <w:pPr>
        <w:pStyle w:val="Heading6"/>
        <w:ind w:left="1800" w:right="1440"/>
        <w:rPr>
          <w:b w:val="0"/>
          <w:bCs w:val="0"/>
          <w:sz w:val="24"/>
          <w:szCs w:val="24"/>
        </w:rPr>
      </w:pPr>
      <w:r w:rsidRPr="00FC35A7">
        <w:rPr>
          <w:b w:val="0"/>
          <w:bCs w:val="0"/>
          <w:sz w:val="24"/>
          <w:szCs w:val="24"/>
        </w:rPr>
        <w:t>The title of our project is “</w:t>
      </w:r>
      <w:r w:rsidRPr="00FC35A7">
        <w:rPr>
          <w:sz w:val="24"/>
          <w:szCs w:val="24"/>
        </w:rPr>
        <w:t>online book store</w:t>
      </w:r>
      <w:r w:rsidRPr="00FC35A7">
        <w:rPr>
          <w:b w:val="0"/>
          <w:bCs w:val="0"/>
          <w:sz w:val="24"/>
          <w:szCs w:val="24"/>
        </w:rPr>
        <w:t>”, and the team members are:-</w:t>
      </w:r>
    </w:p>
    <w:p w14:paraId="653FB9AA" w14:textId="77777777" w:rsidR="00A532A6" w:rsidRPr="00FC35A7" w:rsidRDefault="00A532A6" w:rsidP="00A532A6">
      <w:pPr>
        <w:pStyle w:val="Heading6"/>
        <w:ind w:left="1800" w:right="1440"/>
        <w:jc w:val="center"/>
        <w:rPr>
          <w:sz w:val="24"/>
          <w:szCs w:val="24"/>
        </w:rPr>
      </w:pPr>
      <w:proofErr w:type="spellStart"/>
      <w:r w:rsidRPr="00FC35A7">
        <w:rPr>
          <w:sz w:val="24"/>
          <w:szCs w:val="24"/>
        </w:rPr>
        <w:t>Harshit</w:t>
      </w:r>
      <w:proofErr w:type="spellEnd"/>
      <w:r w:rsidRPr="00FC35A7">
        <w:rPr>
          <w:sz w:val="24"/>
          <w:szCs w:val="24"/>
        </w:rPr>
        <w:t xml:space="preserve"> </w:t>
      </w:r>
      <w:proofErr w:type="spellStart"/>
      <w:r w:rsidRPr="00FC35A7">
        <w:rPr>
          <w:sz w:val="24"/>
          <w:szCs w:val="24"/>
        </w:rPr>
        <w:t>sood</w:t>
      </w:r>
      <w:proofErr w:type="spellEnd"/>
      <w:r w:rsidRPr="00FC35A7">
        <w:rPr>
          <w:sz w:val="24"/>
          <w:szCs w:val="24"/>
        </w:rPr>
        <w:t>, 2410990335</w:t>
      </w:r>
    </w:p>
    <w:p w14:paraId="58C2AAC3" w14:textId="77777777" w:rsidR="00A532A6" w:rsidRPr="00FC35A7" w:rsidRDefault="00A532A6" w:rsidP="00A532A6">
      <w:pPr>
        <w:pStyle w:val="Heading6"/>
        <w:ind w:left="1800" w:right="1440"/>
        <w:jc w:val="center"/>
        <w:rPr>
          <w:sz w:val="24"/>
          <w:szCs w:val="24"/>
        </w:rPr>
      </w:pPr>
      <w:r w:rsidRPr="00FC35A7">
        <w:rPr>
          <w:sz w:val="24"/>
          <w:szCs w:val="24"/>
        </w:rPr>
        <w:t>Harshita, 2410990336</w:t>
      </w:r>
    </w:p>
    <w:p w14:paraId="3F1DEC48" w14:textId="77777777" w:rsidR="00A532A6" w:rsidRPr="00FC35A7" w:rsidRDefault="00A532A6" w:rsidP="00A532A6">
      <w:pPr>
        <w:pStyle w:val="Heading6"/>
        <w:ind w:left="1800" w:right="1440"/>
        <w:jc w:val="center"/>
        <w:rPr>
          <w:sz w:val="24"/>
          <w:szCs w:val="24"/>
        </w:rPr>
      </w:pPr>
      <w:r w:rsidRPr="00FC35A7">
        <w:rPr>
          <w:sz w:val="24"/>
          <w:szCs w:val="24"/>
        </w:rPr>
        <w:t xml:space="preserve">Harshita </w:t>
      </w:r>
      <w:proofErr w:type="spellStart"/>
      <w:r w:rsidRPr="00FC35A7">
        <w:rPr>
          <w:sz w:val="24"/>
          <w:szCs w:val="24"/>
        </w:rPr>
        <w:t>garg</w:t>
      </w:r>
      <w:proofErr w:type="spellEnd"/>
      <w:r w:rsidRPr="00FC35A7">
        <w:rPr>
          <w:sz w:val="24"/>
          <w:szCs w:val="24"/>
        </w:rPr>
        <w:t>, 2410990337</w:t>
      </w:r>
    </w:p>
    <w:p w14:paraId="79FE6024" w14:textId="77777777" w:rsidR="00A532A6" w:rsidRPr="00FC35A7" w:rsidRDefault="00A532A6" w:rsidP="00A532A6">
      <w:pPr>
        <w:pStyle w:val="Heading6"/>
        <w:ind w:left="1800" w:right="1440"/>
        <w:jc w:val="center"/>
        <w:rPr>
          <w:sz w:val="24"/>
          <w:szCs w:val="24"/>
        </w:rPr>
      </w:pPr>
    </w:p>
    <w:p w14:paraId="2EBB4B0D" w14:textId="77777777" w:rsidR="00A532A6" w:rsidRPr="00FC35A7" w:rsidRDefault="00A532A6" w:rsidP="00A532A6">
      <w:pPr>
        <w:pStyle w:val="Heading6"/>
        <w:ind w:left="1800" w:right="1440"/>
        <w:rPr>
          <w:b w:val="0"/>
          <w:bCs w:val="0"/>
          <w:sz w:val="24"/>
          <w:szCs w:val="24"/>
        </w:rPr>
      </w:pPr>
      <w:r w:rsidRPr="00FC35A7">
        <w:rPr>
          <w:b w:val="0"/>
          <w:bCs w:val="0"/>
          <w:sz w:val="24"/>
          <w:szCs w:val="24"/>
        </w:rPr>
        <w:t>An online book store is a website that is designed while keeping the reader in mind, offering a seamless shopping experience that makes discovering and purchasing books easier than ever.</w:t>
      </w:r>
    </w:p>
    <w:p w14:paraId="623B02DE" w14:textId="77777777" w:rsidR="00A532A6" w:rsidRPr="00FC35A7" w:rsidRDefault="00A532A6" w:rsidP="00A532A6">
      <w:pPr>
        <w:pStyle w:val="Heading6"/>
        <w:ind w:left="1800" w:right="1440"/>
        <w:rPr>
          <w:b w:val="0"/>
          <w:bCs w:val="0"/>
          <w:sz w:val="24"/>
          <w:szCs w:val="24"/>
        </w:rPr>
      </w:pPr>
    </w:p>
    <w:p w14:paraId="0CE9F3FD" w14:textId="77777777" w:rsidR="00A532A6" w:rsidRPr="00FC35A7" w:rsidRDefault="00A532A6" w:rsidP="00A532A6">
      <w:pPr>
        <w:pStyle w:val="Heading6"/>
        <w:ind w:left="1800" w:right="1440"/>
        <w:rPr>
          <w:b w:val="0"/>
          <w:bCs w:val="0"/>
          <w:sz w:val="24"/>
          <w:szCs w:val="24"/>
        </w:rPr>
      </w:pPr>
      <w:r w:rsidRPr="00FC35A7">
        <w:rPr>
          <w:b w:val="0"/>
          <w:bCs w:val="0"/>
          <w:sz w:val="24"/>
          <w:szCs w:val="24"/>
        </w:rPr>
        <w:t>The application is developed using HTML and CSS. Our website is simple and intuitive. With well-organized categories, a powerful search function, and filters for genre, author, and publication date, finding your next great read is just a few clicks away. Each book listing includes detailed descriptions, reader reviews, and recommendations, ensuring you can make informed choices.</w:t>
      </w:r>
    </w:p>
    <w:p w14:paraId="0641F5A0" w14:textId="77777777" w:rsidR="00A532A6" w:rsidRPr="00FC35A7" w:rsidRDefault="00A532A6" w:rsidP="00A532A6">
      <w:pPr>
        <w:pStyle w:val="Heading6"/>
        <w:ind w:left="1800" w:right="1440"/>
        <w:rPr>
          <w:b w:val="0"/>
          <w:bCs w:val="0"/>
          <w:sz w:val="24"/>
          <w:szCs w:val="24"/>
        </w:rPr>
      </w:pPr>
      <w:r w:rsidRPr="00FC35A7">
        <w:rPr>
          <w:b w:val="0"/>
          <w:bCs w:val="0"/>
          <w:sz w:val="24"/>
          <w:szCs w:val="24"/>
        </w:rPr>
        <w:t>Online bookstores provide unparalleled convenience, offering a vast selection of titles that caters to diverse tastes and preferences. With the ability to browse from anywhere at any time, consumers can access everything from bestselling novels to rare finds, often at competitive prices. Moreover, digital platforms enhance the shopping experience with features like user reviews, personalized recommendations, and instant access to e-books and audiobooks.</w:t>
      </w:r>
    </w:p>
    <w:p w14:paraId="2B789DE5" w14:textId="77777777" w:rsidR="00A532A6" w:rsidRPr="00FC35A7" w:rsidRDefault="00A532A6" w:rsidP="00A532A6">
      <w:pPr>
        <w:pStyle w:val="Heading6"/>
        <w:ind w:left="1800" w:right="1440"/>
        <w:rPr>
          <w:b w:val="0"/>
          <w:bCs w:val="0"/>
          <w:sz w:val="24"/>
          <w:szCs w:val="24"/>
        </w:rPr>
      </w:pPr>
    </w:p>
    <w:p w14:paraId="4D4E1875" w14:textId="77777777" w:rsidR="00A532A6" w:rsidRPr="00FC35A7" w:rsidRDefault="00A532A6" w:rsidP="00A532A6">
      <w:pPr>
        <w:pStyle w:val="Heading6"/>
        <w:ind w:left="1800" w:right="1440"/>
        <w:rPr>
          <w:b w:val="0"/>
          <w:bCs w:val="0"/>
          <w:sz w:val="24"/>
          <w:szCs w:val="24"/>
        </w:rPr>
      </w:pPr>
      <w:r w:rsidRPr="00FC35A7">
        <w:rPr>
          <w:b w:val="0"/>
          <w:bCs w:val="0"/>
          <w:sz w:val="24"/>
          <w:szCs w:val="24"/>
        </w:rPr>
        <w:t>In addition, we will examine the impact of online bookstores on literacy promotion and community engagement, considering how these platforms can both foster and hinder local reading initiatives. By assessing the benefits and drawbacks, this report aims to provide a comprehensive understanding of the online bookstore phenomenon and its potential future trajectory in the ever-evolving world of literature</w:t>
      </w:r>
    </w:p>
    <w:p w14:paraId="480D182B" w14:textId="77777777" w:rsidR="00A532A6" w:rsidRPr="00FC35A7" w:rsidRDefault="00A532A6" w:rsidP="00A532A6">
      <w:pPr>
        <w:pStyle w:val="Heading6"/>
        <w:ind w:left="1800" w:right="1440"/>
        <w:rPr>
          <w:b w:val="0"/>
          <w:bCs w:val="0"/>
          <w:sz w:val="24"/>
          <w:szCs w:val="24"/>
        </w:rPr>
      </w:pPr>
    </w:p>
    <w:p w14:paraId="39651764" w14:textId="77777777" w:rsidR="00A532A6" w:rsidRPr="00FC35A7" w:rsidRDefault="00A532A6" w:rsidP="00A532A6">
      <w:pPr>
        <w:pStyle w:val="Heading6"/>
        <w:ind w:left="1800" w:right="1440"/>
        <w:rPr>
          <w:b w:val="0"/>
          <w:bCs w:val="0"/>
          <w:sz w:val="24"/>
          <w:szCs w:val="24"/>
          <w:u w:val="single"/>
        </w:rPr>
      </w:pPr>
    </w:p>
    <w:p w14:paraId="763F3523" w14:textId="77777777" w:rsidR="00A532A6" w:rsidRPr="00FC35A7" w:rsidRDefault="00A532A6" w:rsidP="00A532A6">
      <w:pPr>
        <w:pStyle w:val="Heading6"/>
        <w:ind w:left="1800" w:right="1440"/>
        <w:rPr>
          <w:b w:val="0"/>
          <w:bCs w:val="0"/>
          <w:sz w:val="24"/>
          <w:szCs w:val="24"/>
          <w:u w:val="single"/>
        </w:rPr>
      </w:pPr>
    </w:p>
    <w:p w14:paraId="71E66970" w14:textId="77777777" w:rsidR="002A12C5" w:rsidRPr="00FC35A7" w:rsidRDefault="00931698" w:rsidP="002A12C5">
      <w:pPr>
        <w:widowControl/>
        <w:autoSpaceDE/>
        <w:autoSpaceDN/>
        <w:rPr>
          <w:b/>
          <w:bCs/>
          <w:sz w:val="24"/>
          <w:szCs w:val="24"/>
        </w:rPr>
      </w:pPr>
      <w:r w:rsidRPr="00FC35A7">
        <w:rPr>
          <w:b/>
          <w:bCs/>
          <w:sz w:val="24"/>
          <w:szCs w:val="24"/>
        </w:rPr>
        <w:br w:type="page"/>
      </w:r>
    </w:p>
    <w:p w14:paraId="2F67D2EB" w14:textId="77777777" w:rsidR="002A12C5" w:rsidRPr="00FC35A7" w:rsidRDefault="002A12C5" w:rsidP="002A12C5">
      <w:pPr>
        <w:pStyle w:val="Heading6"/>
        <w:numPr>
          <w:ilvl w:val="0"/>
          <w:numId w:val="4"/>
        </w:numPr>
        <w:ind w:right="1440"/>
        <w:jc w:val="center"/>
        <w:rPr>
          <w:sz w:val="24"/>
          <w:szCs w:val="24"/>
          <w:u w:val="single"/>
        </w:rPr>
      </w:pPr>
      <w:r w:rsidRPr="00FC35A7">
        <w:rPr>
          <w:sz w:val="24"/>
          <w:szCs w:val="24"/>
          <w:u w:val="single"/>
        </w:rPr>
        <w:lastRenderedPageBreak/>
        <w:t>PROBLEM STATEMENT:-</w:t>
      </w:r>
    </w:p>
    <w:p w14:paraId="3D134422" w14:textId="77777777" w:rsidR="002A12C5" w:rsidRPr="00FC35A7" w:rsidRDefault="002A12C5" w:rsidP="002A12C5">
      <w:pPr>
        <w:rPr>
          <w:b/>
          <w:bCs/>
          <w:sz w:val="24"/>
          <w:szCs w:val="24"/>
          <w:lang w:val="en-IN"/>
        </w:rPr>
      </w:pPr>
    </w:p>
    <w:p w14:paraId="2729A020" w14:textId="77777777" w:rsidR="002A12C5" w:rsidRPr="00FC35A7" w:rsidRDefault="002A12C5" w:rsidP="002A12C5">
      <w:pPr>
        <w:rPr>
          <w:b/>
          <w:bCs/>
          <w:sz w:val="24"/>
          <w:szCs w:val="24"/>
          <w:lang w:val="en-IN"/>
        </w:rPr>
      </w:pPr>
    </w:p>
    <w:p w14:paraId="02F0A1F4" w14:textId="77777777" w:rsidR="002A12C5" w:rsidRPr="00FC35A7" w:rsidRDefault="002A12C5" w:rsidP="002A12C5">
      <w:pPr>
        <w:rPr>
          <w:b/>
          <w:bCs/>
          <w:sz w:val="24"/>
          <w:szCs w:val="24"/>
          <w:lang w:val="en-IN"/>
        </w:rPr>
      </w:pPr>
    </w:p>
    <w:p w14:paraId="6481B533" w14:textId="77777777" w:rsidR="002A12C5" w:rsidRPr="00FC35A7" w:rsidRDefault="002A12C5" w:rsidP="002A12C5">
      <w:pPr>
        <w:rPr>
          <w:b/>
          <w:bCs/>
          <w:sz w:val="24"/>
          <w:szCs w:val="24"/>
          <w:lang w:val="en-IN"/>
        </w:rPr>
      </w:pPr>
    </w:p>
    <w:p w14:paraId="5F116222" w14:textId="77777777" w:rsidR="002A12C5" w:rsidRPr="00FC35A7" w:rsidRDefault="002A12C5" w:rsidP="002A12C5">
      <w:pPr>
        <w:rPr>
          <w:sz w:val="24"/>
          <w:szCs w:val="24"/>
          <w:lang w:val="en-IN"/>
        </w:rPr>
      </w:pPr>
      <w:r w:rsidRPr="00FC35A7">
        <w:rPr>
          <w:sz w:val="24"/>
          <w:szCs w:val="24"/>
          <w:lang w:val="en-IN"/>
        </w:rPr>
        <w:t>Reading books offers a multitude of benefits that enrich our lives in various ways.</w:t>
      </w:r>
    </w:p>
    <w:p w14:paraId="38EEA5D1" w14:textId="77777777" w:rsidR="002A12C5" w:rsidRPr="00FC35A7" w:rsidRDefault="002A12C5" w:rsidP="002A12C5">
      <w:pPr>
        <w:widowControl/>
        <w:autoSpaceDE/>
        <w:autoSpaceDN/>
        <w:rPr>
          <w:sz w:val="24"/>
          <w:szCs w:val="24"/>
        </w:rPr>
      </w:pPr>
      <w:r w:rsidRPr="00FC35A7">
        <w:rPr>
          <w:sz w:val="24"/>
          <w:szCs w:val="24"/>
        </w:rPr>
        <w:t>It builds one’s personality, vocabulary, language skills and boosts their personal growth. Unfortunately, this seemingly simple task often presents significant hurdles like:</w:t>
      </w:r>
    </w:p>
    <w:p w14:paraId="365C193E" w14:textId="77777777" w:rsidR="002A12C5" w:rsidRPr="00FC35A7" w:rsidRDefault="002A12C5" w:rsidP="002A12C5">
      <w:pPr>
        <w:widowControl/>
        <w:autoSpaceDE/>
        <w:autoSpaceDN/>
        <w:rPr>
          <w:sz w:val="24"/>
          <w:szCs w:val="24"/>
        </w:rPr>
      </w:pPr>
    </w:p>
    <w:p w14:paraId="064142F5" w14:textId="77777777" w:rsidR="002A12C5" w:rsidRPr="00FC35A7" w:rsidRDefault="002A12C5" w:rsidP="002A12C5">
      <w:pPr>
        <w:widowControl/>
        <w:autoSpaceDE/>
        <w:autoSpaceDN/>
        <w:rPr>
          <w:sz w:val="24"/>
          <w:szCs w:val="24"/>
          <w:lang w:val="en-IN"/>
        </w:rPr>
      </w:pPr>
      <w:proofErr w:type="gramStart"/>
      <w:r w:rsidRPr="00FC35A7">
        <w:rPr>
          <w:b/>
          <w:bCs/>
          <w:sz w:val="24"/>
          <w:szCs w:val="24"/>
          <w:u w:val="single"/>
        </w:rPr>
        <w:t>1.Time</w:t>
      </w:r>
      <w:proofErr w:type="gramEnd"/>
      <w:r w:rsidRPr="00FC35A7">
        <w:rPr>
          <w:b/>
          <w:bCs/>
          <w:sz w:val="24"/>
          <w:szCs w:val="24"/>
          <w:u w:val="single"/>
        </w:rPr>
        <w:t xml:space="preserve"> Consuming </w:t>
      </w:r>
      <w:r w:rsidRPr="00FC35A7">
        <w:rPr>
          <w:sz w:val="24"/>
          <w:szCs w:val="24"/>
        </w:rPr>
        <w:t>:</w:t>
      </w:r>
    </w:p>
    <w:p w14:paraId="10B265E8" w14:textId="77777777" w:rsidR="002A12C5" w:rsidRPr="00FC35A7" w:rsidRDefault="002A12C5" w:rsidP="002A12C5">
      <w:pPr>
        <w:widowControl/>
        <w:autoSpaceDE/>
        <w:autoSpaceDN/>
        <w:rPr>
          <w:sz w:val="24"/>
          <w:szCs w:val="24"/>
          <w:lang w:val="en-IN"/>
        </w:rPr>
      </w:pPr>
      <w:r w:rsidRPr="00FC35A7">
        <w:rPr>
          <w:sz w:val="24"/>
          <w:szCs w:val="24"/>
        </w:rPr>
        <w:t>The process of manually searching for various genres of books, quality concerns can be time-consuming and cumbersome. Visiting a bookstore takes time, which can be inconvenient, especially if it’s far away. You must plan your visit around store hours, which may not fit your schedule.</w:t>
      </w:r>
    </w:p>
    <w:p w14:paraId="26FC31E6" w14:textId="77777777" w:rsidR="002A12C5" w:rsidRPr="00FC35A7" w:rsidRDefault="002A12C5" w:rsidP="002A12C5">
      <w:pPr>
        <w:widowControl/>
        <w:autoSpaceDE/>
        <w:autoSpaceDN/>
        <w:rPr>
          <w:sz w:val="24"/>
          <w:szCs w:val="24"/>
          <w:lang w:val="en-IN"/>
        </w:rPr>
      </w:pPr>
      <w:r w:rsidRPr="00FC35A7">
        <w:rPr>
          <w:b/>
          <w:bCs/>
          <w:sz w:val="24"/>
          <w:szCs w:val="24"/>
        </w:rPr>
        <w:t xml:space="preserve">2. </w:t>
      </w:r>
      <w:r w:rsidRPr="00FC35A7">
        <w:rPr>
          <w:b/>
          <w:bCs/>
          <w:sz w:val="24"/>
          <w:szCs w:val="24"/>
          <w:u w:val="single"/>
        </w:rPr>
        <w:t xml:space="preserve">Higher </w:t>
      </w:r>
      <w:proofErr w:type="gramStart"/>
      <w:r w:rsidRPr="00FC35A7">
        <w:rPr>
          <w:b/>
          <w:bCs/>
          <w:sz w:val="24"/>
          <w:szCs w:val="24"/>
          <w:u w:val="single"/>
        </w:rPr>
        <w:t xml:space="preserve">Prices </w:t>
      </w:r>
      <w:r w:rsidRPr="00FC35A7">
        <w:rPr>
          <w:b/>
          <w:bCs/>
          <w:sz w:val="24"/>
          <w:szCs w:val="24"/>
        </w:rPr>
        <w:t>:</w:t>
      </w:r>
      <w:proofErr w:type="gramEnd"/>
    </w:p>
    <w:p w14:paraId="34131C5F" w14:textId="77777777" w:rsidR="002A12C5" w:rsidRPr="00FC35A7" w:rsidRDefault="002A12C5" w:rsidP="002A12C5">
      <w:pPr>
        <w:widowControl/>
        <w:autoSpaceDE/>
        <w:autoSpaceDN/>
        <w:rPr>
          <w:sz w:val="24"/>
          <w:szCs w:val="24"/>
          <w:lang w:val="en-IN"/>
        </w:rPr>
      </w:pPr>
      <w:r w:rsidRPr="00FC35A7">
        <w:rPr>
          <w:sz w:val="24"/>
          <w:szCs w:val="24"/>
        </w:rPr>
        <w:t>Physical bookstores may have higher prices due to overhead costs, such as rent and staffing. You might miss out on deals and promotions available online.</w:t>
      </w:r>
    </w:p>
    <w:p w14:paraId="5C343DDB" w14:textId="77777777" w:rsidR="002A12C5" w:rsidRPr="00FC35A7" w:rsidRDefault="002A12C5" w:rsidP="002A12C5">
      <w:pPr>
        <w:widowControl/>
        <w:autoSpaceDE/>
        <w:autoSpaceDN/>
        <w:rPr>
          <w:sz w:val="24"/>
          <w:szCs w:val="24"/>
          <w:lang w:val="en-IN"/>
        </w:rPr>
      </w:pPr>
      <w:r w:rsidRPr="00FC35A7">
        <w:rPr>
          <w:b/>
          <w:bCs/>
          <w:sz w:val="24"/>
          <w:szCs w:val="24"/>
        </w:rPr>
        <w:t xml:space="preserve">3. </w:t>
      </w:r>
      <w:r w:rsidRPr="00FC35A7">
        <w:rPr>
          <w:b/>
          <w:bCs/>
          <w:sz w:val="24"/>
          <w:szCs w:val="24"/>
          <w:u w:val="single"/>
        </w:rPr>
        <w:t xml:space="preserve">Limited </w:t>
      </w:r>
      <w:proofErr w:type="gramStart"/>
      <w:r w:rsidRPr="00FC35A7">
        <w:rPr>
          <w:b/>
          <w:bCs/>
          <w:sz w:val="24"/>
          <w:szCs w:val="24"/>
          <w:u w:val="single"/>
        </w:rPr>
        <w:t xml:space="preserve">Selection </w:t>
      </w:r>
      <w:r w:rsidRPr="00FC35A7">
        <w:rPr>
          <w:b/>
          <w:bCs/>
          <w:sz w:val="24"/>
          <w:szCs w:val="24"/>
        </w:rPr>
        <w:t>:</w:t>
      </w:r>
      <w:proofErr w:type="gramEnd"/>
    </w:p>
    <w:p w14:paraId="5B35D020" w14:textId="77777777" w:rsidR="002A12C5" w:rsidRPr="00FC35A7" w:rsidRDefault="002A12C5" w:rsidP="002A12C5">
      <w:pPr>
        <w:widowControl/>
        <w:autoSpaceDE/>
        <w:autoSpaceDN/>
        <w:rPr>
          <w:sz w:val="24"/>
          <w:szCs w:val="24"/>
          <w:lang w:val="en-IN"/>
        </w:rPr>
      </w:pPr>
      <w:r w:rsidRPr="00FC35A7">
        <w:rPr>
          <w:sz w:val="24"/>
          <w:szCs w:val="24"/>
        </w:rPr>
        <w:t>Physical stores often have a smaller selection compared to online retailers, limiting your choices. Desired titles may be unavailable, requiring additional trips or waiting for restocking.</w:t>
      </w:r>
    </w:p>
    <w:p w14:paraId="3A7E4619" w14:textId="77777777" w:rsidR="002A12C5" w:rsidRPr="00FC35A7" w:rsidRDefault="002A12C5" w:rsidP="002A12C5">
      <w:pPr>
        <w:widowControl/>
        <w:autoSpaceDE/>
        <w:autoSpaceDN/>
        <w:rPr>
          <w:sz w:val="24"/>
          <w:szCs w:val="24"/>
          <w:lang w:val="en-IN"/>
        </w:rPr>
      </w:pPr>
    </w:p>
    <w:p w14:paraId="19540B32" w14:textId="77777777" w:rsidR="002A12C5" w:rsidRPr="00FC35A7" w:rsidRDefault="002A12C5" w:rsidP="002A12C5">
      <w:pPr>
        <w:rPr>
          <w:b/>
          <w:bCs/>
          <w:sz w:val="24"/>
          <w:szCs w:val="24"/>
          <w:lang w:val="en-IN"/>
        </w:rPr>
      </w:pPr>
      <w:r w:rsidRPr="00FC35A7">
        <w:rPr>
          <w:b/>
          <w:bCs/>
          <w:sz w:val="24"/>
          <w:szCs w:val="24"/>
        </w:rPr>
        <w:br w:type="page"/>
      </w:r>
    </w:p>
    <w:p w14:paraId="483E3609" w14:textId="77777777" w:rsidR="00931698" w:rsidRPr="00FC35A7" w:rsidRDefault="00931698" w:rsidP="002A12C5">
      <w:pPr>
        <w:widowControl/>
        <w:autoSpaceDE/>
        <w:autoSpaceDN/>
        <w:rPr>
          <w:b/>
          <w:bCs/>
          <w:sz w:val="24"/>
          <w:szCs w:val="24"/>
        </w:rPr>
      </w:pPr>
    </w:p>
    <w:p w14:paraId="15ABCBF1" w14:textId="77777777" w:rsidR="002A12C5" w:rsidRPr="00FC35A7" w:rsidRDefault="002A12C5" w:rsidP="002A12C5">
      <w:pPr>
        <w:widowControl/>
        <w:autoSpaceDE/>
        <w:autoSpaceDN/>
        <w:rPr>
          <w:sz w:val="24"/>
          <w:szCs w:val="24"/>
        </w:rPr>
      </w:pPr>
    </w:p>
    <w:p w14:paraId="7ABB99C4" w14:textId="77777777" w:rsidR="00931698" w:rsidRPr="00FC35A7" w:rsidRDefault="00931698" w:rsidP="002A12C5">
      <w:pPr>
        <w:pStyle w:val="Heading6"/>
        <w:numPr>
          <w:ilvl w:val="0"/>
          <w:numId w:val="4"/>
        </w:numPr>
        <w:ind w:right="1440"/>
        <w:jc w:val="center"/>
        <w:rPr>
          <w:sz w:val="24"/>
          <w:szCs w:val="24"/>
          <w:u w:val="single"/>
        </w:rPr>
      </w:pPr>
      <w:r w:rsidRPr="00FC35A7">
        <w:rPr>
          <w:sz w:val="24"/>
          <w:szCs w:val="24"/>
          <w:u w:val="single"/>
        </w:rPr>
        <w:t>TECHNICAL DETAILS:-</w:t>
      </w:r>
    </w:p>
    <w:p w14:paraId="0A06DD68" w14:textId="77777777" w:rsidR="00931698" w:rsidRPr="00FC35A7" w:rsidRDefault="00931698" w:rsidP="00931698">
      <w:pPr>
        <w:pStyle w:val="Heading6"/>
        <w:ind w:left="1800" w:right="1440"/>
        <w:rPr>
          <w:sz w:val="24"/>
          <w:szCs w:val="24"/>
        </w:rPr>
      </w:pPr>
    </w:p>
    <w:p w14:paraId="4E0A246B" w14:textId="77777777" w:rsidR="007B00CD" w:rsidRPr="00FC35A7" w:rsidRDefault="00931698" w:rsidP="007B00CD">
      <w:pPr>
        <w:pStyle w:val="Heading6"/>
        <w:numPr>
          <w:ilvl w:val="0"/>
          <w:numId w:val="40"/>
        </w:numPr>
        <w:ind w:right="1440"/>
        <w:rPr>
          <w:sz w:val="24"/>
          <w:szCs w:val="24"/>
        </w:rPr>
      </w:pPr>
      <w:r w:rsidRPr="00FC35A7">
        <w:rPr>
          <w:sz w:val="24"/>
          <w:szCs w:val="24"/>
          <w:u w:val="single"/>
        </w:rPr>
        <w:t>HOME PAGE</w:t>
      </w:r>
      <w:r w:rsidR="00C60B05" w:rsidRPr="00FC35A7">
        <w:rPr>
          <w:b w:val="0"/>
          <w:bCs w:val="0"/>
          <w:sz w:val="24"/>
          <w:szCs w:val="24"/>
          <w:u w:val="single"/>
        </w:rPr>
        <w:t>:</w:t>
      </w:r>
      <w:r w:rsidRPr="00FC35A7">
        <w:rPr>
          <w:b w:val="0"/>
          <w:bCs w:val="0"/>
          <w:sz w:val="24"/>
          <w:szCs w:val="24"/>
          <w:u w:val="single"/>
        </w:rPr>
        <w:t xml:space="preserve"> </w:t>
      </w:r>
      <w:r w:rsidRPr="00FC35A7">
        <w:rPr>
          <w:b w:val="0"/>
          <w:bCs w:val="0"/>
          <w:sz w:val="24"/>
          <w:szCs w:val="24"/>
        </w:rPr>
        <w:t>of our website simple and intuitive. With well-organized categories, a powerful search function, and filters for genre, author, and publication date, finding your next great read is just a few clicks away.</w:t>
      </w:r>
    </w:p>
    <w:p w14:paraId="2CD28979" w14:textId="77777777" w:rsidR="007B00CD" w:rsidRPr="00FC35A7" w:rsidRDefault="00C60B05" w:rsidP="007B00CD">
      <w:pPr>
        <w:pStyle w:val="Heading6"/>
        <w:numPr>
          <w:ilvl w:val="0"/>
          <w:numId w:val="40"/>
        </w:numPr>
        <w:ind w:right="1440"/>
        <w:rPr>
          <w:sz w:val="24"/>
          <w:szCs w:val="24"/>
        </w:rPr>
      </w:pPr>
      <w:r w:rsidRPr="00FC35A7">
        <w:rPr>
          <w:sz w:val="24"/>
          <w:szCs w:val="24"/>
          <w:u w:val="single"/>
        </w:rPr>
        <w:t>Login form:</w:t>
      </w:r>
      <w:r w:rsidRPr="00FC35A7">
        <w:rPr>
          <w:sz w:val="24"/>
          <w:szCs w:val="24"/>
        </w:rPr>
        <w:t xml:space="preserve"> </w:t>
      </w:r>
      <w:r w:rsidRPr="00FC35A7">
        <w:rPr>
          <w:b w:val="0"/>
          <w:bCs w:val="0"/>
          <w:sz w:val="24"/>
          <w:szCs w:val="24"/>
        </w:rPr>
        <w:t xml:space="preserve">A modal for user sign-in with fields for email, password, and </w:t>
      </w:r>
      <w:proofErr w:type="gramStart"/>
      <w:r w:rsidRPr="00FC35A7">
        <w:rPr>
          <w:b w:val="0"/>
          <w:bCs w:val="0"/>
          <w:sz w:val="24"/>
          <w:szCs w:val="24"/>
        </w:rPr>
        <w:t>a remember</w:t>
      </w:r>
      <w:proofErr w:type="gramEnd"/>
      <w:r w:rsidRPr="00FC35A7">
        <w:rPr>
          <w:b w:val="0"/>
          <w:bCs w:val="0"/>
          <w:sz w:val="24"/>
          <w:szCs w:val="24"/>
        </w:rPr>
        <w:t>-me option, along with links for password recovery and account creation.</w:t>
      </w:r>
    </w:p>
    <w:p w14:paraId="1EBD3AC4" w14:textId="77777777" w:rsidR="007B00CD" w:rsidRPr="00FC35A7" w:rsidRDefault="00931698" w:rsidP="007B00CD">
      <w:pPr>
        <w:pStyle w:val="Heading6"/>
        <w:numPr>
          <w:ilvl w:val="0"/>
          <w:numId w:val="40"/>
        </w:numPr>
        <w:ind w:right="1440"/>
        <w:rPr>
          <w:sz w:val="24"/>
          <w:szCs w:val="24"/>
        </w:rPr>
      </w:pPr>
      <w:r w:rsidRPr="00FC35A7">
        <w:rPr>
          <w:sz w:val="24"/>
          <w:szCs w:val="24"/>
          <w:u w:val="single"/>
        </w:rPr>
        <w:t>Featured:</w:t>
      </w:r>
      <w:r w:rsidR="00C60B05" w:rsidRPr="00FC35A7">
        <w:rPr>
          <w:sz w:val="24"/>
          <w:szCs w:val="24"/>
          <w:u w:val="single"/>
        </w:rPr>
        <w:t xml:space="preserve">  </w:t>
      </w:r>
      <w:r w:rsidR="00C60B05" w:rsidRPr="00FC35A7">
        <w:rPr>
          <w:b w:val="0"/>
          <w:bCs w:val="0"/>
          <w:sz w:val="24"/>
          <w:szCs w:val="24"/>
        </w:rPr>
        <w:t>featured option highlight selections recommended by your team, offering personal insights and reasons for each pick.</w:t>
      </w:r>
    </w:p>
    <w:p w14:paraId="509EC80C" w14:textId="77777777" w:rsidR="007B00CD" w:rsidRPr="00FC35A7" w:rsidRDefault="00C60B05" w:rsidP="007B00CD">
      <w:pPr>
        <w:pStyle w:val="Heading6"/>
        <w:numPr>
          <w:ilvl w:val="0"/>
          <w:numId w:val="40"/>
        </w:numPr>
        <w:ind w:right="1440"/>
        <w:rPr>
          <w:sz w:val="24"/>
          <w:szCs w:val="24"/>
        </w:rPr>
      </w:pPr>
      <w:r w:rsidRPr="00FC35A7">
        <w:rPr>
          <w:sz w:val="24"/>
          <w:szCs w:val="24"/>
          <w:u w:val="single"/>
        </w:rPr>
        <w:t>Arrivals</w:t>
      </w:r>
      <w:r w:rsidRPr="00FC35A7">
        <w:rPr>
          <w:b w:val="0"/>
          <w:bCs w:val="0"/>
          <w:sz w:val="24"/>
          <w:szCs w:val="24"/>
        </w:rPr>
        <w:t>: in this section of our book store you’ll find the latest titles that have just hit our shelves, keeping you updated on the freshest literature in the market. This section is perfect for readers who want to stay ahead of the trends and discover new voices, stories, and ideas</w:t>
      </w:r>
      <w:r w:rsidR="00CA2BED" w:rsidRPr="00FC35A7">
        <w:rPr>
          <w:b w:val="0"/>
          <w:bCs w:val="0"/>
          <w:sz w:val="24"/>
          <w:szCs w:val="24"/>
        </w:rPr>
        <w:t>.</w:t>
      </w:r>
    </w:p>
    <w:p w14:paraId="36C08168" w14:textId="77777777" w:rsidR="007B00CD" w:rsidRPr="00FC35A7" w:rsidRDefault="00C60B05" w:rsidP="007B00CD">
      <w:pPr>
        <w:pStyle w:val="Heading6"/>
        <w:numPr>
          <w:ilvl w:val="0"/>
          <w:numId w:val="40"/>
        </w:numPr>
        <w:ind w:right="1440"/>
        <w:rPr>
          <w:sz w:val="24"/>
          <w:szCs w:val="24"/>
        </w:rPr>
      </w:pPr>
      <w:r w:rsidRPr="00FC35A7">
        <w:rPr>
          <w:sz w:val="24"/>
          <w:szCs w:val="24"/>
          <w:u w:val="single"/>
        </w:rPr>
        <w:t>Reviews:</w:t>
      </w:r>
      <w:r w:rsidRPr="00FC35A7">
        <w:rPr>
          <w:b w:val="0"/>
          <w:bCs w:val="0"/>
          <w:sz w:val="24"/>
          <w:szCs w:val="24"/>
        </w:rPr>
        <w:t xml:space="preserve"> we believe that every reader’s opinion matters. Our </w:t>
      </w:r>
      <w:r w:rsidRPr="00FC35A7">
        <w:rPr>
          <w:rStyle w:val="Strong"/>
          <w:sz w:val="24"/>
          <w:szCs w:val="24"/>
        </w:rPr>
        <w:t>Reviews</w:t>
      </w:r>
      <w:r w:rsidRPr="00FC35A7">
        <w:rPr>
          <w:b w:val="0"/>
          <w:bCs w:val="0"/>
          <w:sz w:val="24"/>
          <w:szCs w:val="24"/>
        </w:rPr>
        <w:t xml:space="preserve"> section is designed to provide valuable insights into each title, helping you make informed decisions before purchasing.</w:t>
      </w:r>
      <w:r w:rsidRPr="00FC35A7">
        <w:rPr>
          <w:sz w:val="24"/>
          <w:szCs w:val="24"/>
        </w:rPr>
        <w:t xml:space="preserve"> </w:t>
      </w:r>
    </w:p>
    <w:p w14:paraId="34814518" w14:textId="77777777" w:rsidR="007B00CD" w:rsidRPr="00FC35A7" w:rsidRDefault="00C60B05" w:rsidP="007B00CD">
      <w:pPr>
        <w:pStyle w:val="Heading6"/>
        <w:numPr>
          <w:ilvl w:val="0"/>
          <w:numId w:val="40"/>
        </w:numPr>
        <w:ind w:right="1440"/>
        <w:rPr>
          <w:sz w:val="24"/>
          <w:szCs w:val="24"/>
        </w:rPr>
      </w:pPr>
      <w:r w:rsidRPr="00FC35A7">
        <w:rPr>
          <w:sz w:val="24"/>
          <w:szCs w:val="24"/>
          <w:u w:val="single"/>
        </w:rPr>
        <w:t>Blogs</w:t>
      </w:r>
      <w:r w:rsidRPr="00FC35A7">
        <w:rPr>
          <w:b w:val="0"/>
          <w:bCs w:val="0"/>
          <w:sz w:val="24"/>
          <w:szCs w:val="24"/>
        </w:rPr>
        <w:t>: Our blog is designed to enhance your reading experience, providing insights, recommendations, and a deeper connection to the literary world.</w:t>
      </w:r>
    </w:p>
    <w:p w14:paraId="5EAC67CF" w14:textId="77777777" w:rsidR="007B00CD" w:rsidRPr="00FC35A7" w:rsidRDefault="00C60B05" w:rsidP="007B00CD">
      <w:pPr>
        <w:pStyle w:val="Heading6"/>
        <w:numPr>
          <w:ilvl w:val="0"/>
          <w:numId w:val="40"/>
        </w:numPr>
        <w:ind w:right="1440"/>
        <w:rPr>
          <w:sz w:val="24"/>
          <w:szCs w:val="24"/>
        </w:rPr>
      </w:pPr>
      <w:r w:rsidRPr="00FC35A7">
        <w:rPr>
          <w:sz w:val="24"/>
          <w:szCs w:val="24"/>
          <w:u w:val="single"/>
        </w:rPr>
        <w:t>Secure payment methods</w:t>
      </w:r>
      <w:r w:rsidRPr="00FC35A7">
        <w:rPr>
          <w:b w:val="0"/>
          <w:bCs w:val="0"/>
          <w:sz w:val="24"/>
          <w:szCs w:val="24"/>
        </w:rPr>
        <w:t>: we prioritize your security and peace of mind when shopping online. Our range of secure payment methods ensures that your transactions are safe and your personal information is protected.</w:t>
      </w:r>
    </w:p>
    <w:p w14:paraId="3EB268AD" w14:textId="6E416AD5" w:rsidR="00CA2BED" w:rsidRPr="00FC35A7" w:rsidRDefault="00CA2BED" w:rsidP="007B00CD">
      <w:pPr>
        <w:pStyle w:val="Heading6"/>
        <w:numPr>
          <w:ilvl w:val="0"/>
          <w:numId w:val="40"/>
        </w:numPr>
        <w:ind w:right="1440"/>
        <w:rPr>
          <w:sz w:val="24"/>
          <w:szCs w:val="24"/>
        </w:rPr>
      </w:pPr>
      <w:r w:rsidRPr="00FC35A7">
        <w:rPr>
          <w:color w:val="111111"/>
          <w:sz w:val="24"/>
          <w:szCs w:val="24"/>
          <w:u w:val="single"/>
        </w:rPr>
        <w:t>Technical Support</w:t>
      </w:r>
      <w:r w:rsidRPr="00FC35A7">
        <w:rPr>
          <w:b w:val="0"/>
          <w:bCs w:val="0"/>
          <w:color w:val="111111"/>
          <w:sz w:val="24"/>
          <w:szCs w:val="24"/>
          <w:u w:val="single"/>
        </w:rPr>
        <w:t>:</w:t>
      </w:r>
      <w:r w:rsidRPr="00FC35A7">
        <w:rPr>
          <w:b w:val="0"/>
          <w:bCs w:val="0"/>
          <w:color w:val="111111"/>
          <w:sz w:val="24"/>
          <w:szCs w:val="24"/>
        </w:rPr>
        <w:t xml:space="preserve"> technical support in an online book store is essential for ensuring that users have a positive experience with the website. It helps users overcome technical challenges, provides guidance on using the website </w:t>
      </w:r>
    </w:p>
    <w:p w14:paraId="5D669641" w14:textId="77777777" w:rsidR="00CA2BED" w:rsidRPr="00FC35A7" w:rsidRDefault="00CA2BED">
      <w:pPr>
        <w:widowControl/>
        <w:autoSpaceDE/>
        <w:autoSpaceDN/>
        <w:rPr>
          <w:color w:val="111111"/>
          <w:sz w:val="24"/>
          <w:szCs w:val="24"/>
        </w:rPr>
      </w:pPr>
      <w:r w:rsidRPr="00FC35A7">
        <w:rPr>
          <w:b/>
          <w:bCs/>
          <w:color w:val="111111"/>
          <w:sz w:val="24"/>
          <w:szCs w:val="24"/>
        </w:rPr>
        <w:br w:type="page"/>
      </w:r>
    </w:p>
    <w:p w14:paraId="74DDD396" w14:textId="77777777" w:rsidR="007B00CD" w:rsidRPr="00FC35A7" w:rsidRDefault="00CA2BED" w:rsidP="007B00CD">
      <w:pPr>
        <w:pStyle w:val="NormalWeb"/>
        <w:spacing w:before="0" w:beforeAutospacing="0" w:after="0" w:afterAutospacing="0"/>
        <w:jc w:val="center"/>
        <w:rPr>
          <w:b/>
          <w:bCs/>
          <w:color w:val="111111"/>
          <w:u w:val="single"/>
        </w:rPr>
      </w:pPr>
      <w:proofErr w:type="gramStart"/>
      <w:r w:rsidRPr="00FC35A7">
        <w:rPr>
          <w:b/>
          <w:bCs/>
          <w:color w:val="111111"/>
          <w:u w:val="single"/>
        </w:rPr>
        <w:lastRenderedPageBreak/>
        <w:t>4.KEY</w:t>
      </w:r>
      <w:proofErr w:type="gramEnd"/>
      <w:r w:rsidRPr="00FC35A7">
        <w:rPr>
          <w:b/>
          <w:bCs/>
          <w:color w:val="111111"/>
          <w:u w:val="single"/>
        </w:rPr>
        <w:t xml:space="preserve"> FEATURES: -</w:t>
      </w:r>
    </w:p>
    <w:p w14:paraId="39ED7286" w14:textId="77777777" w:rsidR="007B00CD" w:rsidRPr="00FC35A7" w:rsidRDefault="00CA2BED" w:rsidP="007B00CD">
      <w:pPr>
        <w:pStyle w:val="NormalWeb"/>
        <w:numPr>
          <w:ilvl w:val="0"/>
          <w:numId w:val="41"/>
        </w:numPr>
        <w:spacing w:before="0" w:beforeAutospacing="0" w:after="0" w:afterAutospacing="0"/>
        <w:rPr>
          <w:b/>
          <w:bCs/>
          <w:color w:val="111111"/>
          <w:u w:val="single"/>
        </w:rPr>
      </w:pPr>
      <w:r w:rsidRPr="00FC35A7">
        <w:rPr>
          <w:b/>
          <w:bCs/>
          <w:u w:val="single"/>
        </w:rPr>
        <w:t>User-Friendly Interface:</w:t>
      </w:r>
      <w:r w:rsidRPr="00FC35A7">
        <w:t xml:space="preserve"> </w:t>
      </w:r>
      <w:r w:rsidRPr="00FC35A7">
        <w:rPr>
          <w:color w:val="111111"/>
        </w:rPr>
        <w:t>A user-friendly interface is a key feature of any project. It helps users navigate through the project with ease and efficiency. A well-designed interface can make the difference between a successful and unsuccessful project. It is important to keep in mind that the interface should be intuitive and easy to use, even for those who are not tech-savvy. A good interface should be visually appealing, responsive, and provide clear feedback to the user.</w:t>
      </w:r>
      <w:r w:rsidRPr="00FC35A7">
        <w:t xml:space="preserve"> </w:t>
      </w:r>
    </w:p>
    <w:p w14:paraId="49B383C1" w14:textId="77777777" w:rsidR="007B00CD" w:rsidRPr="00FC35A7" w:rsidRDefault="00CA2BED" w:rsidP="007B00CD">
      <w:pPr>
        <w:pStyle w:val="NormalWeb"/>
        <w:numPr>
          <w:ilvl w:val="0"/>
          <w:numId w:val="41"/>
        </w:numPr>
        <w:spacing w:before="0" w:beforeAutospacing="0" w:after="0" w:afterAutospacing="0"/>
        <w:rPr>
          <w:b/>
          <w:bCs/>
          <w:color w:val="111111"/>
          <w:u w:val="single"/>
        </w:rPr>
      </w:pPr>
      <w:r w:rsidRPr="00FC35A7">
        <w:rPr>
          <w:u w:val="single"/>
        </w:rPr>
        <w:t xml:space="preserve"> Featured:  </w:t>
      </w:r>
      <w:r w:rsidRPr="00FC35A7">
        <w:t>featured option highlight selections recommended by your team, offering personal insights and reasons for each pick.</w:t>
      </w:r>
    </w:p>
    <w:p w14:paraId="18C34BF3" w14:textId="77777777" w:rsidR="007B00CD" w:rsidRPr="00FC35A7" w:rsidRDefault="00CA2BED" w:rsidP="007B00CD">
      <w:pPr>
        <w:pStyle w:val="NormalWeb"/>
        <w:numPr>
          <w:ilvl w:val="0"/>
          <w:numId w:val="41"/>
        </w:numPr>
        <w:spacing w:before="0" w:beforeAutospacing="0" w:after="0" w:afterAutospacing="0"/>
        <w:rPr>
          <w:b/>
          <w:bCs/>
          <w:color w:val="111111"/>
          <w:u w:val="single"/>
        </w:rPr>
      </w:pPr>
      <w:r w:rsidRPr="00FC35A7">
        <w:rPr>
          <w:u w:val="single"/>
        </w:rPr>
        <w:t>Arrivals</w:t>
      </w:r>
      <w:r w:rsidRPr="00FC35A7">
        <w:t>: in this section of our book store you’ll find the latest titles that have just hit our shelves, keeping you updated on the freshest literature in the market. This section is perfect for readers who want to stay ahead of the trends and discover new voices, stories, and ideas.</w:t>
      </w:r>
    </w:p>
    <w:p w14:paraId="0D6B2E3C" w14:textId="77777777" w:rsidR="007B00CD" w:rsidRPr="00FC35A7" w:rsidRDefault="00CA2BED" w:rsidP="007B00CD">
      <w:pPr>
        <w:pStyle w:val="NormalWeb"/>
        <w:numPr>
          <w:ilvl w:val="0"/>
          <w:numId w:val="41"/>
        </w:numPr>
        <w:spacing w:before="0" w:beforeAutospacing="0" w:after="0" w:afterAutospacing="0"/>
        <w:rPr>
          <w:b/>
          <w:bCs/>
          <w:color w:val="111111"/>
          <w:u w:val="single"/>
        </w:rPr>
      </w:pPr>
      <w:r w:rsidRPr="00FC35A7">
        <w:rPr>
          <w:u w:val="single"/>
        </w:rPr>
        <w:t>Reviews:</w:t>
      </w:r>
      <w:r w:rsidRPr="00FC35A7">
        <w:t xml:space="preserve"> we believe that every reader’s opinion matters. Our </w:t>
      </w:r>
      <w:r w:rsidRPr="00FC35A7">
        <w:rPr>
          <w:rStyle w:val="Strong"/>
        </w:rPr>
        <w:t>Reviews</w:t>
      </w:r>
      <w:r w:rsidRPr="00FC35A7">
        <w:t xml:space="preserve"> section is designed to provide valuable insights into each title, helping you make informed decisions before purchasing. </w:t>
      </w:r>
    </w:p>
    <w:p w14:paraId="000741A1" w14:textId="77777777" w:rsidR="007B00CD" w:rsidRPr="00FC35A7" w:rsidRDefault="00CA2BED" w:rsidP="007B00CD">
      <w:pPr>
        <w:pStyle w:val="NormalWeb"/>
        <w:numPr>
          <w:ilvl w:val="0"/>
          <w:numId w:val="41"/>
        </w:numPr>
        <w:spacing w:before="0" w:beforeAutospacing="0" w:after="0" w:afterAutospacing="0"/>
        <w:rPr>
          <w:b/>
          <w:bCs/>
          <w:color w:val="111111"/>
          <w:u w:val="single"/>
        </w:rPr>
      </w:pPr>
      <w:r w:rsidRPr="00FC35A7">
        <w:rPr>
          <w:u w:val="single"/>
        </w:rPr>
        <w:t>Blogs</w:t>
      </w:r>
      <w:r w:rsidRPr="00FC35A7">
        <w:t>: Our blog is designed to enhance your reading experience, providing insights, recommendations, and a deeper connection to the literary world.</w:t>
      </w:r>
    </w:p>
    <w:p w14:paraId="38F8840B" w14:textId="77777777" w:rsidR="007B00CD" w:rsidRPr="00FC35A7" w:rsidRDefault="00CA2BED" w:rsidP="007B00CD">
      <w:pPr>
        <w:pStyle w:val="NormalWeb"/>
        <w:numPr>
          <w:ilvl w:val="0"/>
          <w:numId w:val="41"/>
        </w:numPr>
        <w:spacing w:before="0" w:beforeAutospacing="0" w:after="0" w:afterAutospacing="0"/>
        <w:rPr>
          <w:b/>
          <w:bCs/>
          <w:color w:val="111111"/>
          <w:u w:val="single"/>
        </w:rPr>
      </w:pPr>
      <w:r w:rsidRPr="00FC35A7">
        <w:rPr>
          <w:u w:val="single"/>
        </w:rPr>
        <w:t>Secure payment methods</w:t>
      </w:r>
      <w:r w:rsidRPr="00FC35A7">
        <w:t>: we prioritize your security and peace of mind when shopping online. Our range of secure payment methods ensures that your transactions are safe and your personal information is protected.</w:t>
      </w:r>
    </w:p>
    <w:p w14:paraId="3BA7C99F" w14:textId="1AB55131" w:rsidR="00CA2BED" w:rsidRPr="00FC35A7" w:rsidRDefault="00CA2BED" w:rsidP="007B00CD">
      <w:pPr>
        <w:pStyle w:val="NormalWeb"/>
        <w:numPr>
          <w:ilvl w:val="0"/>
          <w:numId w:val="41"/>
        </w:numPr>
        <w:spacing w:before="0" w:beforeAutospacing="0" w:after="0" w:afterAutospacing="0"/>
        <w:rPr>
          <w:b/>
          <w:bCs/>
          <w:color w:val="111111"/>
          <w:u w:val="single"/>
        </w:rPr>
      </w:pPr>
      <w:r w:rsidRPr="00FC35A7">
        <w:rPr>
          <w:u w:val="single"/>
        </w:rPr>
        <w:t xml:space="preserve"> Accessibility:</w:t>
      </w:r>
      <w:r w:rsidRPr="00FC35A7">
        <w:t xml:space="preserve"> </w:t>
      </w:r>
      <w:r w:rsidRPr="00FC35A7">
        <w:rPr>
          <w:color w:val="111111"/>
        </w:rPr>
        <w:t>Accessibility is an important aspect of any project. A well-designed interface should be accessible to all users, regardless of their abilities. This includes providing alternative text for images, using high-contrast colors for users with visual impairments. Additionally, it is important to ensure that the project is compatible with screen readers and other assistive technologies.</w:t>
      </w:r>
    </w:p>
    <w:p w14:paraId="2EEEBAB2" w14:textId="77777777" w:rsidR="00CA2BED" w:rsidRPr="00FC35A7" w:rsidRDefault="00CA2BED" w:rsidP="00CA2BED">
      <w:pPr>
        <w:pStyle w:val="Heading6"/>
        <w:ind w:left="2160" w:right="1440"/>
        <w:rPr>
          <w:b w:val="0"/>
          <w:bCs w:val="0"/>
          <w:color w:val="111111"/>
          <w:sz w:val="24"/>
          <w:szCs w:val="24"/>
        </w:rPr>
      </w:pPr>
    </w:p>
    <w:p w14:paraId="177D01A7" w14:textId="7B688DE3" w:rsidR="00CA2BED" w:rsidRPr="0097375A" w:rsidRDefault="00CA2BED" w:rsidP="0097375A">
      <w:pPr>
        <w:widowControl/>
        <w:autoSpaceDE/>
        <w:autoSpaceDN/>
        <w:jc w:val="center"/>
        <w:rPr>
          <w:color w:val="111111"/>
          <w:sz w:val="24"/>
          <w:szCs w:val="24"/>
          <w:u w:val="single"/>
        </w:rPr>
      </w:pPr>
      <w:r w:rsidRPr="0097375A">
        <w:rPr>
          <w:b/>
          <w:bCs/>
          <w:color w:val="111111"/>
          <w:sz w:val="24"/>
          <w:szCs w:val="24"/>
        </w:rPr>
        <w:br w:type="page"/>
      </w:r>
      <w:proofErr w:type="gramStart"/>
      <w:r w:rsidR="0097375A">
        <w:rPr>
          <w:b/>
          <w:bCs/>
          <w:color w:val="111111"/>
          <w:sz w:val="24"/>
          <w:szCs w:val="24"/>
        </w:rPr>
        <w:lastRenderedPageBreak/>
        <w:t>5.</w:t>
      </w:r>
      <w:r w:rsidR="0054260C" w:rsidRPr="0097375A">
        <w:rPr>
          <w:b/>
          <w:bCs/>
          <w:color w:val="111111"/>
          <w:sz w:val="24"/>
          <w:szCs w:val="24"/>
          <w:u w:val="single"/>
        </w:rPr>
        <w:t>PROJECT</w:t>
      </w:r>
      <w:proofErr w:type="gramEnd"/>
      <w:r w:rsidR="0054260C" w:rsidRPr="0097375A">
        <w:rPr>
          <w:b/>
          <w:bCs/>
          <w:color w:val="111111"/>
          <w:sz w:val="24"/>
          <w:szCs w:val="24"/>
          <w:u w:val="single"/>
        </w:rPr>
        <w:t xml:space="preserve"> ADVANTAGES:-</w:t>
      </w:r>
    </w:p>
    <w:p w14:paraId="31B525FB" w14:textId="77777777" w:rsidR="0054260C" w:rsidRPr="00FC35A7" w:rsidRDefault="0054260C" w:rsidP="0054260C">
      <w:pPr>
        <w:widowControl/>
        <w:autoSpaceDE/>
        <w:autoSpaceDN/>
        <w:jc w:val="center"/>
        <w:rPr>
          <w:sz w:val="24"/>
          <w:szCs w:val="24"/>
        </w:rPr>
      </w:pPr>
    </w:p>
    <w:p w14:paraId="0D7EDE83" w14:textId="77777777" w:rsidR="0054260C" w:rsidRPr="00FC35A7" w:rsidRDefault="0054260C" w:rsidP="007B00CD">
      <w:pPr>
        <w:pStyle w:val="Heading4"/>
        <w:ind w:left="0"/>
        <w:jc w:val="left"/>
        <w:rPr>
          <w:i w:val="0"/>
          <w:iCs/>
          <w:sz w:val="24"/>
          <w:szCs w:val="24"/>
          <w:lang w:val="en-IN" w:eastAsia="en-IN" w:bidi="hi-IN"/>
        </w:rPr>
      </w:pPr>
      <w:r w:rsidRPr="00FC35A7">
        <w:rPr>
          <w:rStyle w:val="Strong"/>
          <w:b/>
          <w:bCs/>
          <w:i w:val="0"/>
          <w:iCs/>
          <w:sz w:val="24"/>
          <w:szCs w:val="24"/>
        </w:rPr>
        <w:t>Convenience:</w:t>
      </w:r>
      <w:r w:rsidRPr="00FC35A7">
        <w:rPr>
          <w:rStyle w:val="Strong"/>
          <w:i w:val="0"/>
          <w:iCs/>
          <w:sz w:val="24"/>
          <w:szCs w:val="24"/>
          <w:lang w:val="en-IN" w:eastAsia="en-IN" w:bidi="hi-IN"/>
        </w:rPr>
        <w:t xml:space="preserve"> </w:t>
      </w:r>
      <w:r w:rsidRPr="00FC35A7">
        <w:rPr>
          <w:b w:val="0"/>
          <w:bCs w:val="0"/>
          <w:i w:val="0"/>
          <w:iCs/>
          <w:sz w:val="24"/>
          <w:szCs w:val="24"/>
        </w:rPr>
        <w:t>Shop from anywhere, anytime, without the need to travel to a physical location. This flexibility makes it easy to browse and purchase books on your schedule.</w:t>
      </w:r>
    </w:p>
    <w:p w14:paraId="572AF046" w14:textId="77777777" w:rsidR="0054260C" w:rsidRPr="00FC35A7" w:rsidRDefault="0054260C" w:rsidP="0054260C">
      <w:pPr>
        <w:pStyle w:val="Heading4"/>
        <w:jc w:val="left"/>
        <w:rPr>
          <w:sz w:val="24"/>
          <w:szCs w:val="24"/>
          <w:lang w:val="en-IN" w:eastAsia="en-IN" w:bidi="hi-IN"/>
        </w:rPr>
      </w:pPr>
    </w:p>
    <w:p w14:paraId="25509F79" w14:textId="77777777" w:rsidR="0054260C" w:rsidRPr="00FC35A7" w:rsidRDefault="0054260C" w:rsidP="007B00CD">
      <w:pPr>
        <w:pStyle w:val="Heading4"/>
        <w:ind w:left="0"/>
        <w:jc w:val="left"/>
        <w:rPr>
          <w:sz w:val="24"/>
          <w:szCs w:val="24"/>
          <w:lang w:val="en-IN" w:eastAsia="en-IN" w:bidi="hi-IN"/>
        </w:rPr>
      </w:pPr>
      <w:r w:rsidRPr="00FC35A7">
        <w:rPr>
          <w:rStyle w:val="Strong"/>
          <w:b/>
          <w:bCs/>
          <w:i w:val="0"/>
          <w:iCs/>
          <w:sz w:val="24"/>
          <w:szCs w:val="24"/>
        </w:rPr>
        <w:t xml:space="preserve">Vast Selection: </w:t>
      </w:r>
      <w:r w:rsidRPr="00FC35A7">
        <w:rPr>
          <w:b w:val="0"/>
          <w:bCs w:val="0"/>
          <w:i w:val="0"/>
          <w:iCs/>
          <w:sz w:val="24"/>
          <w:szCs w:val="24"/>
        </w:rPr>
        <w:t>Access a wider variety of titles, including bestsellers, niche genres, and self-published works that may not be available in local stores</w:t>
      </w:r>
      <w:r w:rsidRPr="00FC35A7">
        <w:rPr>
          <w:b w:val="0"/>
          <w:bCs w:val="0"/>
          <w:sz w:val="24"/>
          <w:szCs w:val="24"/>
        </w:rPr>
        <w:t>.</w:t>
      </w:r>
    </w:p>
    <w:p w14:paraId="2102A9F8" w14:textId="77777777" w:rsidR="0054260C" w:rsidRPr="00FC35A7" w:rsidRDefault="0054260C" w:rsidP="0054260C">
      <w:pPr>
        <w:pStyle w:val="ListParagraph"/>
        <w:rPr>
          <w:sz w:val="24"/>
          <w:szCs w:val="24"/>
          <w:lang w:val="en-IN" w:eastAsia="en-IN" w:bidi="hi-IN"/>
        </w:rPr>
      </w:pPr>
    </w:p>
    <w:p w14:paraId="7E3F4DBB" w14:textId="77777777" w:rsidR="0054260C" w:rsidRPr="00FC35A7" w:rsidRDefault="0054260C" w:rsidP="0054260C">
      <w:pPr>
        <w:pStyle w:val="Heading4"/>
        <w:jc w:val="left"/>
        <w:rPr>
          <w:sz w:val="24"/>
          <w:szCs w:val="24"/>
          <w:lang w:val="en-IN" w:eastAsia="en-IN" w:bidi="hi-IN"/>
        </w:rPr>
      </w:pPr>
    </w:p>
    <w:p w14:paraId="5D95F971" w14:textId="7E6A10BF" w:rsidR="0054260C" w:rsidRPr="00FC35A7" w:rsidRDefault="0054260C" w:rsidP="007B00CD">
      <w:pPr>
        <w:pStyle w:val="Heading4"/>
        <w:ind w:left="0"/>
        <w:jc w:val="left"/>
        <w:rPr>
          <w:b w:val="0"/>
          <w:bCs w:val="0"/>
          <w:i w:val="0"/>
          <w:iCs/>
          <w:sz w:val="24"/>
          <w:szCs w:val="24"/>
        </w:rPr>
      </w:pPr>
      <w:r w:rsidRPr="00FC35A7">
        <w:rPr>
          <w:sz w:val="24"/>
          <w:szCs w:val="24"/>
        </w:rPr>
        <w:t xml:space="preserve"> </w:t>
      </w:r>
      <w:r w:rsidRPr="00FC35A7">
        <w:rPr>
          <w:rStyle w:val="Strong"/>
          <w:b/>
          <w:bCs/>
          <w:i w:val="0"/>
          <w:iCs/>
          <w:sz w:val="24"/>
          <w:szCs w:val="24"/>
        </w:rPr>
        <w:t>Easy Comparison Shopping</w:t>
      </w:r>
      <w:r w:rsidRPr="00FC35A7">
        <w:rPr>
          <w:rStyle w:val="Strong"/>
          <w:i w:val="0"/>
          <w:iCs/>
          <w:sz w:val="24"/>
          <w:szCs w:val="24"/>
        </w:rPr>
        <w:t xml:space="preserve">: </w:t>
      </w:r>
      <w:r w:rsidRPr="00FC35A7">
        <w:rPr>
          <w:b w:val="0"/>
          <w:bCs w:val="0"/>
          <w:i w:val="0"/>
          <w:iCs/>
          <w:sz w:val="24"/>
          <w:szCs w:val="24"/>
        </w:rPr>
        <w:t>Quickly compare prices, formats, and reviews across multiple titles, allowing for informed purchasing decisions.</w:t>
      </w:r>
    </w:p>
    <w:p w14:paraId="461175CF" w14:textId="77777777" w:rsidR="007B00CD" w:rsidRPr="00FC35A7" w:rsidRDefault="007B00CD" w:rsidP="007B00CD">
      <w:pPr>
        <w:pStyle w:val="Heading4"/>
        <w:ind w:left="0"/>
        <w:jc w:val="left"/>
        <w:rPr>
          <w:i w:val="0"/>
          <w:iCs/>
          <w:sz w:val="24"/>
          <w:szCs w:val="24"/>
          <w:lang w:val="en-IN" w:eastAsia="en-IN" w:bidi="hi-IN"/>
        </w:rPr>
      </w:pPr>
    </w:p>
    <w:p w14:paraId="5D8F3D4A" w14:textId="26E15AF2" w:rsidR="0054260C" w:rsidRPr="00FC35A7" w:rsidRDefault="0054260C" w:rsidP="007B00CD">
      <w:pPr>
        <w:pStyle w:val="Heading4"/>
        <w:ind w:left="0"/>
        <w:jc w:val="left"/>
        <w:rPr>
          <w:b w:val="0"/>
          <w:bCs w:val="0"/>
          <w:i w:val="0"/>
          <w:iCs/>
          <w:sz w:val="24"/>
          <w:szCs w:val="24"/>
        </w:rPr>
      </w:pPr>
      <w:r w:rsidRPr="00FC35A7">
        <w:rPr>
          <w:rStyle w:val="Strong"/>
          <w:b/>
          <w:bCs/>
          <w:i w:val="0"/>
          <w:iCs/>
          <w:sz w:val="24"/>
          <w:szCs w:val="24"/>
        </w:rPr>
        <w:t>User Reviews and Ratings</w:t>
      </w:r>
      <w:r w:rsidRPr="00FC35A7">
        <w:rPr>
          <w:rStyle w:val="Strong"/>
          <w:b/>
          <w:bCs/>
          <w:sz w:val="24"/>
          <w:szCs w:val="24"/>
        </w:rPr>
        <w:t>:</w:t>
      </w:r>
      <w:r w:rsidRPr="00FC35A7">
        <w:rPr>
          <w:rStyle w:val="Strong"/>
          <w:b/>
          <w:bCs/>
          <w:sz w:val="24"/>
          <w:szCs w:val="24"/>
          <w:lang w:val="en-IN" w:eastAsia="en-IN" w:bidi="hi-IN"/>
        </w:rPr>
        <w:t xml:space="preserve"> </w:t>
      </w:r>
      <w:r w:rsidRPr="00FC35A7">
        <w:rPr>
          <w:b w:val="0"/>
          <w:bCs w:val="0"/>
          <w:i w:val="0"/>
          <w:iCs/>
          <w:sz w:val="24"/>
          <w:szCs w:val="24"/>
        </w:rPr>
        <w:t>Benefit from customer reviews and ratings to gauge the quality and content of a book before buying.</w:t>
      </w:r>
    </w:p>
    <w:p w14:paraId="2E6ABA1A" w14:textId="77777777" w:rsidR="007B00CD" w:rsidRPr="00FC35A7" w:rsidRDefault="007B00CD" w:rsidP="007B00CD">
      <w:pPr>
        <w:pStyle w:val="Heading4"/>
        <w:ind w:left="0"/>
        <w:jc w:val="left"/>
        <w:rPr>
          <w:b w:val="0"/>
          <w:bCs w:val="0"/>
          <w:i w:val="0"/>
          <w:iCs/>
          <w:sz w:val="24"/>
          <w:szCs w:val="24"/>
          <w:lang w:val="en-IN" w:eastAsia="en-IN" w:bidi="hi-IN"/>
        </w:rPr>
      </w:pPr>
    </w:p>
    <w:p w14:paraId="3AE629C4" w14:textId="3DDA6539" w:rsidR="006B20C2" w:rsidRPr="00FC35A7" w:rsidRDefault="0054260C" w:rsidP="007B00CD">
      <w:pPr>
        <w:pStyle w:val="Heading4"/>
        <w:ind w:left="0"/>
        <w:jc w:val="left"/>
        <w:rPr>
          <w:b w:val="0"/>
          <w:bCs w:val="0"/>
          <w:sz w:val="24"/>
          <w:szCs w:val="24"/>
          <w:lang w:val="en-IN" w:eastAsia="en-IN" w:bidi="hi-IN"/>
        </w:rPr>
      </w:pPr>
      <w:r w:rsidRPr="00FC35A7">
        <w:rPr>
          <w:rStyle w:val="Strong"/>
          <w:b/>
          <w:bCs/>
          <w:i w:val="0"/>
          <w:iCs/>
          <w:sz w:val="24"/>
          <w:szCs w:val="24"/>
        </w:rPr>
        <w:t xml:space="preserve">Personalized Recommendations: </w:t>
      </w:r>
      <w:r w:rsidRPr="00FC35A7">
        <w:rPr>
          <w:b w:val="0"/>
          <w:bCs w:val="0"/>
          <w:sz w:val="24"/>
          <w:szCs w:val="24"/>
        </w:rPr>
        <w:t>Enjoy tailored suggestions based on your browsing history and preferences, helping you discover new authors and genres that match your interests.</w:t>
      </w:r>
    </w:p>
    <w:p w14:paraId="3F7E87C5" w14:textId="77777777" w:rsidR="007B00CD" w:rsidRPr="00FC35A7" w:rsidRDefault="007B00CD" w:rsidP="007B00CD">
      <w:pPr>
        <w:pStyle w:val="Heading4"/>
        <w:ind w:left="0"/>
        <w:jc w:val="left"/>
        <w:rPr>
          <w:i w:val="0"/>
          <w:sz w:val="24"/>
          <w:szCs w:val="24"/>
          <w:lang w:val="en-IN" w:eastAsia="en-IN" w:bidi="hi-IN"/>
        </w:rPr>
      </w:pPr>
    </w:p>
    <w:p w14:paraId="7DA5D6E2" w14:textId="6B949E01" w:rsidR="006B20C2" w:rsidRPr="00FC35A7" w:rsidRDefault="006B20C2" w:rsidP="007B00CD">
      <w:pPr>
        <w:pStyle w:val="Heading4"/>
        <w:ind w:left="0"/>
        <w:jc w:val="left"/>
        <w:rPr>
          <w:b w:val="0"/>
          <w:bCs w:val="0"/>
          <w:sz w:val="24"/>
          <w:szCs w:val="24"/>
          <w:lang w:val="en-IN" w:eastAsia="en-IN" w:bidi="hi-IN"/>
        </w:rPr>
      </w:pPr>
      <w:r w:rsidRPr="00FC35A7">
        <w:rPr>
          <w:i w:val="0"/>
          <w:iCs/>
          <w:sz w:val="24"/>
          <w:szCs w:val="24"/>
        </w:rPr>
        <w:t>Special Offers and Discounts:</w:t>
      </w:r>
      <w:r w:rsidRPr="00FC35A7">
        <w:rPr>
          <w:sz w:val="24"/>
          <w:szCs w:val="24"/>
        </w:rPr>
        <w:t xml:space="preserve"> </w:t>
      </w:r>
      <w:r w:rsidRPr="00FC35A7">
        <w:rPr>
          <w:b w:val="0"/>
          <w:bCs w:val="0"/>
          <w:i w:val="0"/>
          <w:iCs/>
          <w:sz w:val="24"/>
          <w:szCs w:val="24"/>
        </w:rPr>
        <w:t>Take advantage of exclusive online promotions, discounts, and loyalty programs that may not be available in brick-and-mortar stores.</w:t>
      </w:r>
    </w:p>
    <w:p w14:paraId="342C9F7F" w14:textId="77777777" w:rsidR="007B00CD" w:rsidRPr="00FC35A7" w:rsidRDefault="007B00CD" w:rsidP="007B00CD">
      <w:pPr>
        <w:pStyle w:val="Heading4"/>
        <w:ind w:left="0"/>
        <w:jc w:val="left"/>
        <w:rPr>
          <w:i w:val="0"/>
          <w:iCs/>
          <w:sz w:val="24"/>
          <w:szCs w:val="24"/>
          <w:lang w:val="en-IN" w:eastAsia="en-IN" w:bidi="hi-IN"/>
        </w:rPr>
      </w:pPr>
    </w:p>
    <w:p w14:paraId="2FE7526D" w14:textId="418F5E97" w:rsidR="006B20C2" w:rsidRPr="00FC35A7" w:rsidRDefault="006B20C2" w:rsidP="007B00CD">
      <w:pPr>
        <w:pStyle w:val="Heading4"/>
        <w:ind w:left="0"/>
        <w:jc w:val="left"/>
        <w:rPr>
          <w:b w:val="0"/>
          <w:bCs w:val="0"/>
          <w:i w:val="0"/>
          <w:iCs/>
          <w:sz w:val="24"/>
          <w:szCs w:val="24"/>
          <w:lang w:val="en-IN" w:eastAsia="en-IN" w:bidi="hi-IN"/>
        </w:rPr>
      </w:pPr>
      <w:r w:rsidRPr="00FC35A7">
        <w:rPr>
          <w:i w:val="0"/>
          <w:iCs/>
          <w:sz w:val="24"/>
          <w:szCs w:val="24"/>
        </w:rPr>
        <w:t xml:space="preserve">Detailed Information: </w:t>
      </w:r>
      <w:r w:rsidRPr="00FC35A7">
        <w:rPr>
          <w:b w:val="0"/>
          <w:bCs w:val="0"/>
          <w:i w:val="0"/>
          <w:iCs/>
          <w:sz w:val="24"/>
          <w:szCs w:val="24"/>
        </w:rPr>
        <w:t>Read in-depth descriptions, author bios, and publication details to get a comprehensive understanding of a book before purchasing</w:t>
      </w:r>
    </w:p>
    <w:p w14:paraId="5851F577" w14:textId="77777777" w:rsidR="006B20C2" w:rsidRPr="00FC35A7" w:rsidRDefault="006B20C2" w:rsidP="006B20C2">
      <w:pPr>
        <w:pStyle w:val="ListParagraph"/>
        <w:rPr>
          <w:b/>
          <w:bCs/>
          <w:sz w:val="24"/>
          <w:szCs w:val="24"/>
          <w:lang w:val="en-IN" w:eastAsia="en-IN" w:bidi="hi-IN"/>
        </w:rPr>
      </w:pPr>
    </w:p>
    <w:p w14:paraId="5B42B636" w14:textId="77777777" w:rsidR="006B20C2" w:rsidRPr="00FC35A7" w:rsidRDefault="006B20C2" w:rsidP="007B00CD">
      <w:pPr>
        <w:pStyle w:val="Heading4"/>
        <w:ind w:left="0"/>
        <w:jc w:val="left"/>
        <w:rPr>
          <w:i w:val="0"/>
          <w:iCs/>
          <w:sz w:val="24"/>
          <w:szCs w:val="24"/>
          <w:lang w:val="en-IN" w:eastAsia="en-IN" w:bidi="hi-IN"/>
        </w:rPr>
      </w:pPr>
      <w:r w:rsidRPr="00FC35A7">
        <w:rPr>
          <w:i w:val="0"/>
          <w:iCs/>
          <w:sz w:val="24"/>
          <w:szCs w:val="24"/>
        </w:rPr>
        <w:t xml:space="preserve">Easy Returns and Customer Support: </w:t>
      </w:r>
      <w:r w:rsidRPr="00FC35A7">
        <w:rPr>
          <w:b w:val="0"/>
          <w:bCs w:val="0"/>
          <w:i w:val="0"/>
          <w:iCs/>
          <w:sz w:val="24"/>
          <w:szCs w:val="24"/>
        </w:rPr>
        <w:t>Many online bookstores offer straightforward return policies and customer service options to assist with any issues or inquiries.</w:t>
      </w:r>
    </w:p>
    <w:p w14:paraId="2955299C" w14:textId="77777777" w:rsidR="006B20C2" w:rsidRPr="00FC35A7" w:rsidRDefault="006B20C2" w:rsidP="006B20C2">
      <w:pPr>
        <w:pStyle w:val="ListParagraph"/>
        <w:rPr>
          <w:b/>
          <w:bCs/>
          <w:sz w:val="24"/>
          <w:szCs w:val="24"/>
          <w:lang w:val="en-IN" w:eastAsia="en-IN" w:bidi="hi-IN"/>
        </w:rPr>
      </w:pPr>
    </w:p>
    <w:p w14:paraId="432A000B" w14:textId="77777777" w:rsidR="006B20C2" w:rsidRPr="00FC35A7" w:rsidRDefault="006B20C2" w:rsidP="007B00CD">
      <w:pPr>
        <w:pStyle w:val="Heading4"/>
        <w:ind w:left="0"/>
        <w:jc w:val="left"/>
        <w:rPr>
          <w:b w:val="0"/>
          <w:bCs w:val="0"/>
          <w:i w:val="0"/>
          <w:iCs/>
          <w:sz w:val="24"/>
          <w:szCs w:val="24"/>
        </w:rPr>
      </w:pPr>
      <w:r w:rsidRPr="00FC35A7">
        <w:rPr>
          <w:i w:val="0"/>
          <w:iCs/>
          <w:sz w:val="24"/>
          <w:szCs w:val="24"/>
        </w:rPr>
        <w:t>Reduced Overhead Costs:</w:t>
      </w:r>
      <w:r w:rsidRPr="00FC35A7">
        <w:rPr>
          <w:b w:val="0"/>
          <w:bCs w:val="0"/>
          <w:i w:val="0"/>
          <w:iCs/>
          <w:sz w:val="24"/>
          <w:szCs w:val="24"/>
        </w:rPr>
        <w:t xml:space="preserve"> Online bookstores often have lower operating costs than physical stores, allowing them to pass savings on to customers.</w:t>
      </w:r>
    </w:p>
    <w:p w14:paraId="3D506C94" w14:textId="77777777" w:rsidR="006B20C2" w:rsidRPr="00FC35A7" w:rsidRDefault="006B20C2">
      <w:pPr>
        <w:widowControl/>
        <w:autoSpaceDE/>
        <w:autoSpaceDN/>
        <w:rPr>
          <w:iCs/>
          <w:sz w:val="24"/>
          <w:szCs w:val="24"/>
        </w:rPr>
      </w:pPr>
      <w:r w:rsidRPr="00FC35A7">
        <w:rPr>
          <w:b/>
          <w:bCs/>
          <w:i/>
          <w:iCs/>
          <w:sz w:val="24"/>
          <w:szCs w:val="24"/>
        </w:rPr>
        <w:br w:type="page"/>
      </w:r>
    </w:p>
    <w:p w14:paraId="516247A6" w14:textId="77777777" w:rsidR="006B20C2" w:rsidRPr="00FC35A7" w:rsidRDefault="006B20C2" w:rsidP="006B20C2">
      <w:pPr>
        <w:pStyle w:val="Heading4"/>
        <w:numPr>
          <w:ilvl w:val="0"/>
          <w:numId w:val="8"/>
        </w:numPr>
        <w:rPr>
          <w:i w:val="0"/>
          <w:iCs/>
          <w:sz w:val="24"/>
          <w:szCs w:val="24"/>
          <w:u w:val="single"/>
          <w:lang w:val="en-IN" w:eastAsia="en-IN" w:bidi="hi-IN"/>
        </w:rPr>
      </w:pPr>
      <w:r w:rsidRPr="00FC35A7">
        <w:rPr>
          <w:i w:val="0"/>
          <w:iCs/>
          <w:sz w:val="24"/>
          <w:szCs w:val="24"/>
          <w:u w:val="single"/>
          <w:lang w:val="en-IN" w:eastAsia="en-IN" w:bidi="hi-IN"/>
        </w:rPr>
        <w:lastRenderedPageBreak/>
        <w:t>PROJECT HIGHLIGHTS:</w:t>
      </w:r>
    </w:p>
    <w:p w14:paraId="42639BFF" w14:textId="77777777" w:rsidR="006B20C2" w:rsidRPr="00FC35A7" w:rsidRDefault="006B20C2" w:rsidP="006B20C2">
      <w:pPr>
        <w:pStyle w:val="Heading4"/>
        <w:jc w:val="left"/>
        <w:rPr>
          <w:i w:val="0"/>
          <w:iCs/>
          <w:sz w:val="24"/>
          <w:szCs w:val="24"/>
          <w:lang w:val="en-IN" w:eastAsia="en-IN" w:bidi="hi-IN"/>
        </w:rPr>
      </w:pPr>
    </w:p>
    <w:p w14:paraId="026466AC" w14:textId="77777777" w:rsidR="006B20C2" w:rsidRPr="00FC35A7" w:rsidRDefault="006B20C2" w:rsidP="007B00CD">
      <w:pPr>
        <w:pStyle w:val="Heading4"/>
        <w:ind w:left="0"/>
        <w:jc w:val="left"/>
        <w:rPr>
          <w:i w:val="0"/>
          <w:iCs/>
          <w:sz w:val="24"/>
          <w:szCs w:val="24"/>
          <w:lang w:val="en-IN" w:eastAsia="en-IN" w:bidi="hi-IN"/>
        </w:rPr>
      </w:pPr>
      <w:r w:rsidRPr="00FC35A7">
        <w:rPr>
          <w:i w:val="0"/>
          <w:iCs/>
          <w:sz w:val="24"/>
          <w:szCs w:val="24"/>
          <w:lang w:val="en-IN" w:eastAsia="en-IN" w:bidi="hi-IN"/>
        </w:rPr>
        <w:t>HTML and CSS code:</w:t>
      </w:r>
    </w:p>
    <w:p w14:paraId="60C39093" w14:textId="77777777" w:rsidR="006B20C2" w:rsidRPr="00FC35A7" w:rsidRDefault="006B20C2" w:rsidP="006B20C2">
      <w:pPr>
        <w:pStyle w:val="Heading4"/>
        <w:ind w:left="360"/>
        <w:jc w:val="left"/>
        <w:rPr>
          <w:i w:val="0"/>
          <w:iCs/>
          <w:sz w:val="24"/>
          <w:szCs w:val="24"/>
          <w:lang w:val="en-IN" w:eastAsia="en-IN" w:bidi="hi-IN"/>
        </w:rPr>
      </w:pPr>
    </w:p>
    <w:p w14:paraId="498E4B2B" w14:textId="77777777" w:rsidR="006B20C2" w:rsidRPr="00FC35A7" w:rsidRDefault="006B20C2" w:rsidP="007B00CD">
      <w:pPr>
        <w:pStyle w:val="Heading4"/>
        <w:ind w:left="142"/>
        <w:jc w:val="left"/>
        <w:rPr>
          <w:i w:val="0"/>
          <w:iCs/>
          <w:sz w:val="24"/>
          <w:szCs w:val="24"/>
          <w:u w:val="single"/>
          <w:lang w:val="en-IN" w:eastAsia="en-IN" w:bidi="hi-IN"/>
        </w:rPr>
      </w:pPr>
      <w:r w:rsidRPr="00FC35A7">
        <w:rPr>
          <w:i w:val="0"/>
          <w:iCs/>
          <w:sz w:val="24"/>
          <w:szCs w:val="24"/>
          <w:u w:val="single"/>
          <w:lang w:val="en-IN" w:eastAsia="en-IN" w:bidi="hi-IN"/>
        </w:rPr>
        <w:t>HTML CODE:</w:t>
      </w:r>
    </w:p>
    <w:p w14:paraId="72E69373" w14:textId="77777777" w:rsidR="006B20C2" w:rsidRPr="00FC35A7" w:rsidRDefault="006B20C2" w:rsidP="006B20C2">
      <w:pPr>
        <w:widowControl/>
        <w:shd w:val="clear" w:color="auto" w:fill="1F1F1F"/>
        <w:autoSpaceDE/>
        <w:autoSpaceDN/>
        <w:spacing w:line="285" w:lineRule="atLeast"/>
        <w:rPr>
          <w:color w:val="CCCCCC"/>
          <w:sz w:val="24"/>
          <w:szCs w:val="24"/>
          <w:lang w:val="en-IN" w:eastAsia="en-IN" w:bidi="hi-IN"/>
        </w:rPr>
      </w:pPr>
      <w:proofErr w:type="gramStart"/>
      <w:r w:rsidRPr="00FC35A7">
        <w:rPr>
          <w:color w:val="808080"/>
          <w:sz w:val="24"/>
          <w:szCs w:val="24"/>
          <w:lang w:val="en-IN" w:eastAsia="en-IN" w:bidi="hi-IN"/>
        </w:rPr>
        <w:t>&lt;!</w:t>
      </w:r>
      <w:r w:rsidRPr="00FC35A7">
        <w:rPr>
          <w:color w:val="569CD6"/>
          <w:sz w:val="24"/>
          <w:szCs w:val="24"/>
          <w:lang w:val="en-IN" w:eastAsia="en-IN" w:bidi="hi-IN"/>
        </w:rPr>
        <w:t>DOCTYPE</w:t>
      </w:r>
      <w:proofErr w:type="gramEnd"/>
      <w:r w:rsidRPr="00FC35A7">
        <w:rPr>
          <w:color w:val="CCCCCC"/>
          <w:sz w:val="24"/>
          <w:szCs w:val="24"/>
          <w:lang w:val="en-IN" w:eastAsia="en-IN" w:bidi="hi-IN"/>
        </w:rPr>
        <w:t xml:space="preserve"> </w:t>
      </w:r>
      <w:r w:rsidRPr="00FC35A7">
        <w:rPr>
          <w:color w:val="9CDCFE"/>
          <w:sz w:val="24"/>
          <w:szCs w:val="24"/>
          <w:lang w:val="en-IN" w:eastAsia="en-IN" w:bidi="hi-IN"/>
        </w:rPr>
        <w:t>html</w:t>
      </w:r>
      <w:r w:rsidRPr="00FC35A7">
        <w:rPr>
          <w:color w:val="808080"/>
          <w:sz w:val="24"/>
          <w:szCs w:val="24"/>
          <w:lang w:val="en-IN" w:eastAsia="en-IN" w:bidi="hi-IN"/>
        </w:rPr>
        <w:t>&gt;</w:t>
      </w:r>
    </w:p>
    <w:p w14:paraId="699A98CC" w14:textId="77777777" w:rsidR="00AC5FAF" w:rsidRPr="00FC35A7" w:rsidRDefault="006B20C2" w:rsidP="00AC5FAF">
      <w:pPr>
        <w:widowControl/>
        <w:shd w:val="clear" w:color="auto" w:fill="1F1F1F"/>
        <w:autoSpaceDE/>
        <w:autoSpaceDN/>
        <w:spacing w:line="285" w:lineRule="atLeast"/>
        <w:rPr>
          <w:color w:val="CCCCCC"/>
          <w:sz w:val="24"/>
          <w:szCs w:val="24"/>
          <w:lang w:val="en-IN" w:eastAsia="en-IN" w:bidi="ar-SA"/>
        </w:rPr>
      </w:pPr>
      <w:r w:rsidRPr="00FC35A7">
        <w:rPr>
          <w:color w:val="808080"/>
          <w:sz w:val="24"/>
          <w:szCs w:val="24"/>
          <w:lang w:val="en-IN" w:eastAsia="en-IN" w:bidi="hi-IN"/>
        </w:rPr>
        <w:t>&lt;</w:t>
      </w:r>
      <w:r w:rsidRPr="00FC35A7">
        <w:rPr>
          <w:color w:val="569CD6"/>
          <w:sz w:val="24"/>
          <w:szCs w:val="24"/>
          <w:lang w:val="en-IN" w:eastAsia="en-IN" w:bidi="hi-IN"/>
        </w:rPr>
        <w:t>html</w:t>
      </w:r>
      <w:r w:rsidRPr="00FC35A7">
        <w:rPr>
          <w:color w:val="CCCCCC"/>
          <w:sz w:val="24"/>
          <w:szCs w:val="24"/>
          <w:lang w:val="en-IN" w:eastAsia="en-IN" w:bidi="hi-IN"/>
        </w:rPr>
        <w:t xml:space="preserve"> </w:t>
      </w:r>
      <w:r w:rsidRPr="00FC35A7">
        <w:rPr>
          <w:color w:val="9CDCFE"/>
          <w:sz w:val="24"/>
          <w:szCs w:val="24"/>
          <w:lang w:val="en-IN" w:eastAsia="en-IN" w:bidi="hi-IN"/>
        </w:rPr>
        <w:t>l</w:t>
      </w:r>
      <w:r w:rsidR="00AC5FAF" w:rsidRPr="00FC35A7">
        <w:rPr>
          <w:color w:val="808080"/>
          <w:sz w:val="24"/>
          <w:szCs w:val="24"/>
          <w:lang w:val="en-IN" w:eastAsia="en-IN" w:bidi="ar-SA"/>
        </w:rPr>
        <w:t>&lt;</w:t>
      </w:r>
      <w:proofErr w:type="gramStart"/>
      <w:r w:rsidR="00AC5FAF" w:rsidRPr="00FC35A7">
        <w:rPr>
          <w:color w:val="808080"/>
          <w:sz w:val="24"/>
          <w:szCs w:val="24"/>
          <w:lang w:val="en-IN" w:eastAsia="en-IN" w:bidi="ar-SA"/>
        </w:rPr>
        <w:t>!</w:t>
      </w:r>
      <w:r w:rsidR="00AC5FAF" w:rsidRPr="00FC35A7">
        <w:rPr>
          <w:color w:val="569CD6"/>
          <w:sz w:val="24"/>
          <w:szCs w:val="24"/>
          <w:lang w:val="en-IN" w:eastAsia="en-IN" w:bidi="ar-SA"/>
        </w:rPr>
        <w:t>DOCTYPE</w:t>
      </w:r>
      <w:proofErr w:type="gramEnd"/>
      <w:r w:rsidR="00AC5FAF" w:rsidRPr="00FC35A7">
        <w:rPr>
          <w:color w:val="CCCCCC"/>
          <w:sz w:val="24"/>
          <w:szCs w:val="24"/>
          <w:lang w:val="en-IN" w:eastAsia="en-IN" w:bidi="ar-SA"/>
        </w:rPr>
        <w:t xml:space="preserve"> </w:t>
      </w:r>
      <w:r w:rsidR="00AC5FAF" w:rsidRPr="00FC35A7">
        <w:rPr>
          <w:color w:val="9CDCFE"/>
          <w:sz w:val="24"/>
          <w:szCs w:val="24"/>
          <w:lang w:val="en-IN" w:eastAsia="en-IN" w:bidi="ar-SA"/>
        </w:rPr>
        <w:t>html</w:t>
      </w:r>
      <w:r w:rsidR="00AC5FAF" w:rsidRPr="00FC35A7">
        <w:rPr>
          <w:color w:val="808080"/>
          <w:sz w:val="24"/>
          <w:szCs w:val="24"/>
          <w:lang w:val="en-IN" w:eastAsia="en-IN" w:bidi="ar-SA"/>
        </w:rPr>
        <w:t>&gt;</w:t>
      </w:r>
    </w:p>
    <w:p w14:paraId="6AE4C85C"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808080"/>
          <w:sz w:val="24"/>
          <w:szCs w:val="24"/>
          <w:lang w:val="en-IN" w:eastAsia="en-IN" w:bidi="ar-SA"/>
        </w:rPr>
        <w:t>&lt;</w:t>
      </w:r>
      <w:r w:rsidRPr="00FC35A7">
        <w:rPr>
          <w:color w:val="569CD6"/>
          <w:sz w:val="24"/>
          <w:szCs w:val="24"/>
          <w:lang w:val="en-IN" w:eastAsia="en-IN" w:bidi="ar-SA"/>
        </w:rPr>
        <w:t>html</w:t>
      </w:r>
      <w:r w:rsidRPr="00FC35A7">
        <w:rPr>
          <w:color w:val="CCCCCC"/>
          <w:sz w:val="24"/>
          <w:szCs w:val="24"/>
          <w:lang w:val="en-IN" w:eastAsia="en-IN" w:bidi="ar-SA"/>
        </w:rPr>
        <w:t xml:space="preserve"> </w:t>
      </w:r>
      <w:proofErr w:type="spellStart"/>
      <w:proofErr w:type="gramStart"/>
      <w:r w:rsidRPr="00FC35A7">
        <w:rPr>
          <w:color w:val="9CDCFE"/>
          <w:sz w:val="24"/>
          <w:szCs w:val="24"/>
          <w:lang w:val="en-IN" w:eastAsia="en-IN" w:bidi="ar-SA"/>
        </w:rPr>
        <w:t>lang</w:t>
      </w:r>
      <w:proofErr w:type="spellEnd"/>
      <w:proofErr w:type="gramEnd"/>
      <w:r w:rsidRPr="00FC35A7">
        <w:rPr>
          <w:color w:val="CCCCCC"/>
          <w:sz w:val="24"/>
          <w:szCs w:val="24"/>
          <w:lang w:val="en-IN" w:eastAsia="en-IN" w:bidi="ar-SA"/>
        </w:rPr>
        <w:t>=</w:t>
      </w:r>
      <w:r w:rsidRPr="00FC35A7">
        <w:rPr>
          <w:color w:val="CE9178"/>
          <w:sz w:val="24"/>
          <w:szCs w:val="24"/>
          <w:lang w:val="en-IN" w:eastAsia="en-IN" w:bidi="ar-SA"/>
        </w:rPr>
        <w:t>"</w:t>
      </w:r>
      <w:proofErr w:type="spellStart"/>
      <w:r w:rsidRPr="00FC35A7">
        <w:rPr>
          <w:color w:val="CE9178"/>
          <w:sz w:val="24"/>
          <w:szCs w:val="24"/>
          <w:lang w:val="en-IN" w:eastAsia="en-IN" w:bidi="ar-SA"/>
        </w:rPr>
        <w:t>en</w:t>
      </w:r>
      <w:proofErr w:type="spellEnd"/>
      <w:r w:rsidRPr="00FC35A7">
        <w:rPr>
          <w:color w:val="CE9178"/>
          <w:sz w:val="24"/>
          <w:szCs w:val="24"/>
          <w:lang w:val="en-IN" w:eastAsia="en-IN" w:bidi="ar-SA"/>
        </w:rPr>
        <w:t>"</w:t>
      </w:r>
      <w:r w:rsidRPr="00FC35A7">
        <w:rPr>
          <w:color w:val="808080"/>
          <w:sz w:val="24"/>
          <w:szCs w:val="24"/>
          <w:lang w:val="en-IN" w:eastAsia="en-IN" w:bidi="ar-SA"/>
        </w:rPr>
        <w:t>&gt;</w:t>
      </w:r>
    </w:p>
    <w:p w14:paraId="65E77418"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808080"/>
          <w:sz w:val="24"/>
          <w:szCs w:val="24"/>
          <w:lang w:val="en-IN" w:eastAsia="en-IN" w:bidi="ar-SA"/>
        </w:rPr>
        <w:t>&lt;</w:t>
      </w:r>
      <w:proofErr w:type="gramStart"/>
      <w:r w:rsidRPr="00FC35A7">
        <w:rPr>
          <w:color w:val="569CD6"/>
          <w:sz w:val="24"/>
          <w:szCs w:val="24"/>
          <w:lang w:val="en-IN" w:eastAsia="en-IN" w:bidi="ar-SA"/>
        </w:rPr>
        <w:t>head</w:t>
      </w:r>
      <w:proofErr w:type="gramEnd"/>
      <w:r w:rsidRPr="00FC35A7">
        <w:rPr>
          <w:color w:val="808080"/>
          <w:sz w:val="24"/>
          <w:szCs w:val="24"/>
          <w:lang w:val="en-IN" w:eastAsia="en-IN" w:bidi="ar-SA"/>
        </w:rPr>
        <w:t>&gt;</w:t>
      </w:r>
    </w:p>
    <w:p w14:paraId="7B5DB487"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proofErr w:type="gramStart"/>
      <w:r w:rsidRPr="00FC35A7">
        <w:rPr>
          <w:color w:val="569CD6"/>
          <w:sz w:val="24"/>
          <w:szCs w:val="24"/>
          <w:lang w:val="en-IN" w:eastAsia="en-IN" w:bidi="ar-SA"/>
        </w:rPr>
        <w:t>meta</w:t>
      </w:r>
      <w:proofErr w:type="gramEnd"/>
      <w:r w:rsidRPr="00FC35A7">
        <w:rPr>
          <w:color w:val="CCCCCC"/>
          <w:sz w:val="24"/>
          <w:szCs w:val="24"/>
          <w:lang w:val="en-IN" w:eastAsia="en-IN" w:bidi="ar-SA"/>
        </w:rPr>
        <w:t xml:space="preserve"> </w:t>
      </w:r>
      <w:r w:rsidRPr="00FC35A7">
        <w:rPr>
          <w:color w:val="9CDCFE"/>
          <w:sz w:val="24"/>
          <w:szCs w:val="24"/>
          <w:lang w:val="en-IN" w:eastAsia="en-IN" w:bidi="ar-SA"/>
        </w:rPr>
        <w:t>charset</w:t>
      </w:r>
      <w:r w:rsidRPr="00FC35A7">
        <w:rPr>
          <w:color w:val="CCCCCC"/>
          <w:sz w:val="24"/>
          <w:szCs w:val="24"/>
          <w:lang w:val="en-IN" w:eastAsia="en-IN" w:bidi="ar-SA"/>
        </w:rPr>
        <w:t>=</w:t>
      </w:r>
      <w:r w:rsidRPr="00FC35A7">
        <w:rPr>
          <w:color w:val="CE9178"/>
          <w:sz w:val="24"/>
          <w:szCs w:val="24"/>
          <w:lang w:val="en-IN" w:eastAsia="en-IN" w:bidi="ar-SA"/>
        </w:rPr>
        <w:t>"UTF-8"</w:t>
      </w:r>
      <w:r w:rsidRPr="00FC35A7">
        <w:rPr>
          <w:color w:val="808080"/>
          <w:sz w:val="24"/>
          <w:szCs w:val="24"/>
          <w:lang w:val="en-IN" w:eastAsia="en-IN" w:bidi="ar-SA"/>
        </w:rPr>
        <w:t>&gt;</w:t>
      </w:r>
    </w:p>
    <w:p w14:paraId="54E389E4"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proofErr w:type="gramStart"/>
      <w:r w:rsidRPr="00FC35A7">
        <w:rPr>
          <w:color w:val="569CD6"/>
          <w:sz w:val="24"/>
          <w:szCs w:val="24"/>
          <w:lang w:val="en-IN" w:eastAsia="en-IN" w:bidi="ar-SA"/>
        </w:rPr>
        <w:t>meta</w:t>
      </w:r>
      <w:proofErr w:type="gramEnd"/>
      <w:r w:rsidRPr="00FC35A7">
        <w:rPr>
          <w:color w:val="CCCCCC"/>
          <w:sz w:val="24"/>
          <w:szCs w:val="24"/>
          <w:lang w:val="en-IN" w:eastAsia="en-IN" w:bidi="ar-SA"/>
        </w:rPr>
        <w:t xml:space="preserve"> </w:t>
      </w:r>
      <w:r w:rsidRPr="00FC35A7">
        <w:rPr>
          <w:color w:val="9CDCFE"/>
          <w:sz w:val="24"/>
          <w:szCs w:val="24"/>
          <w:lang w:val="en-IN" w:eastAsia="en-IN" w:bidi="ar-SA"/>
        </w:rPr>
        <w:t>name</w:t>
      </w:r>
      <w:r w:rsidRPr="00FC35A7">
        <w:rPr>
          <w:color w:val="CCCCCC"/>
          <w:sz w:val="24"/>
          <w:szCs w:val="24"/>
          <w:lang w:val="en-IN" w:eastAsia="en-IN" w:bidi="ar-SA"/>
        </w:rPr>
        <w:t>=</w:t>
      </w:r>
      <w:r w:rsidRPr="00FC35A7">
        <w:rPr>
          <w:color w:val="CE9178"/>
          <w:sz w:val="24"/>
          <w:szCs w:val="24"/>
          <w:lang w:val="en-IN" w:eastAsia="en-IN" w:bidi="ar-SA"/>
        </w:rPr>
        <w:t>"viewport"</w:t>
      </w:r>
      <w:r w:rsidRPr="00FC35A7">
        <w:rPr>
          <w:color w:val="CCCCCC"/>
          <w:sz w:val="24"/>
          <w:szCs w:val="24"/>
          <w:lang w:val="en-IN" w:eastAsia="en-IN" w:bidi="ar-SA"/>
        </w:rPr>
        <w:t xml:space="preserve"> </w:t>
      </w:r>
      <w:r w:rsidRPr="00FC35A7">
        <w:rPr>
          <w:color w:val="9CDCFE"/>
          <w:sz w:val="24"/>
          <w:szCs w:val="24"/>
          <w:lang w:val="en-IN" w:eastAsia="en-IN" w:bidi="ar-SA"/>
        </w:rPr>
        <w:t>content</w:t>
      </w:r>
      <w:r w:rsidRPr="00FC35A7">
        <w:rPr>
          <w:color w:val="CCCCCC"/>
          <w:sz w:val="24"/>
          <w:szCs w:val="24"/>
          <w:lang w:val="en-IN" w:eastAsia="en-IN" w:bidi="ar-SA"/>
        </w:rPr>
        <w:t>=</w:t>
      </w:r>
      <w:r w:rsidRPr="00FC35A7">
        <w:rPr>
          <w:color w:val="CE9178"/>
          <w:sz w:val="24"/>
          <w:szCs w:val="24"/>
          <w:lang w:val="en-IN" w:eastAsia="en-IN" w:bidi="ar-SA"/>
        </w:rPr>
        <w:t>"width=device-width, initial-scale=1.0"</w:t>
      </w:r>
      <w:r w:rsidRPr="00FC35A7">
        <w:rPr>
          <w:color w:val="808080"/>
          <w:sz w:val="24"/>
          <w:szCs w:val="24"/>
          <w:lang w:val="en-IN" w:eastAsia="en-IN" w:bidi="ar-SA"/>
        </w:rPr>
        <w:t>&gt;</w:t>
      </w:r>
    </w:p>
    <w:p w14:paraId="382DCA91"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proofErr w:type="gramStart"/>
      <w:r w:rsidRPr="00FC35A7">
        <w:rPr>
          <w:color w:val="569CD6"/>
          <w:sz w:val="24"/>
          <w:szCs w:val="24"/>
          <w:lang w:val="en-IN" w:eastAsia="en-IN" w:bidi="ar-SA"/>
        </w:rPr>
        <w:t>meta</w:t>
      </w:r>
      <w:proofErr w:type="gramEnd"/>
      <w:r w:rsidRPr="00FC35A7">
        <w:rPr>
          <w:color w:val="CCCCCC"/>
          <w:sz w:val="24"/>
          <w:szCs w:val="24"/>
          <w:lang w:val="en-IN" w:eastAsia="en-IN" w:bidi="ar-SA"/>
        </w:rPr>
        <w:t xml:space="preserve"> </w:t>
      </w:r>
      <w:r w:rsidRPr="00FC35A7">
        <w:rPr>
          <w:color w:val="9CDCFE"/>
          <w:sz w:val="24"/>
          <w:szCs w:val="24"/>
          <w:lang w:val="en-IN" w:eastAsia="en-IN" w:bidi="ar-SA"/>
        </w:rPr>
        <w:t>name</w:t>
      </w:r>
      <w:r w:rsidRPr="00FC35A7">
        <w:rPr>
          <w:color w:val="CCCCCC"/>
          <w:sz w:val="24"/>
          <w:szCs w:val="24"/>
          <w:lang w:val="en-IN" w:eastAsia="en-IN" w:bidi="ar-SA"/>
        </w:rPr>
        <w:t>=</w:t>
      </w:r>
      <w:r w:rsidRPr="00FC35A7">
        <w:rPr>
          <w:color w:val="CE9178"/>
          <w:sz w:val="24"/>
          <w:szCs w:val="24"/>
          <w:lang w:val="en-IN" w:eastAsia="en-IN" w:bidi="ar-SA"/>
        </w:rPr>
        <w:t>"keywords"</w:t>
      </w:r>
      <w:r w:rsidRPr="00FC35A7">
        <w:rPr>
          <w:color w:val="CCCCCC"/>
          <w:sz w:val="24"/>
          <w:szCs w:val="24"/>
          <w:lang w:val="en-IN" w:eastAsia="en-IN" w:bidi="ar-SA"/>
        </w:rPr>
        <w:t xml:space="preserve"> </w:t>
      </w:r>
      <w:r w:rsidRPr="00FC35A7">
        <w:rPr>
          <w:color w:val="9CDCFE"/>
          <w:sz w:val="24"/>
          <w:szCs w:val="24"/>
          <w:lang w:val="en-IN" w:eastAsia="en-IN" w:bidi="ar-SA"/>
        </w:rPr>
        <w:t>content</w:t>
      </w:r>
      <w:r w:rsidRPr="00FC35A7">
        <w:rPr>
          <w:color w:val="CCCCCC"/>
          <w:sz w:val="24"/>
          <w:szCs w:val="24"/>
          <w:lang w:val="en-IN" w:eastAsia="en-IN" w:bidi="ar-SA"/>
        </w:rPr>
        <w:t>=</w:t>
      </w:r>
      <w:r w:rsidRPr="00FC35A7">
        <w:rPr>
          <w:color w:val="CE9178"/>
          <w:sz w:val="24"/>
          <w:szCs w:val="24"/>
          <w:lang w:val="en-IN" w:eastAsia="en-IN" w:bidi="ar-SA"/>
        </w:rPr>
        <w:t>"bookstore, books, books shopping, online bookstore, writers, authors, content, reading, readers' haven"</w:t>
      </w:r>
      <w:r w:rsidRPr="00FC35A7">
        <w:rPr>
          <w:color w:val="808080"/>
          <w:sz w:val="24"/>
          <w:szCs w:val="24"/>
          <w:lang w:val="en-IN" w:eastAsia="en-IN" w:bidi="ar-SA"/>
        </w:rPr>
        <w:t>&gt;</w:t>
      </w:r>
    </w:p>
    <w:p w14:paraId="4FC0F53E"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proofErr w:type="gramStart"/>
      <w:r w:rsidRPr="00FC35A7">
        <w:rPr>
          <w:color w:val="569CD6"/>
          <w:sz w:val="24"/>
          <w:szCs w:val="24"/>
          <w:lang w:val="en-IN" w:eastAsia="en-IN" w:bidi="ar-SA"/>
        </w:rPr>
        <w:t>meta</w:t>
      </w:r>
      <w:proofErr w:type="gramEnd"/>
      <w:r w:rsidRPr="00FC35A7">
        <w:rPr>
          <w:color w:val="CCCCCC"/>
          <w:sz w:val="24"/>
          <w:szCs w:val="24"/>
          <w:lang w:val="en-IN" w:eastAsia="en-IN" w:bidi="ar-SA"/>
        </w:rPr>
        <w:t xml:space="preserve"> </w:t>
      </w:r>
      <w:r w:rsidRPr="00FC35A7">
        <w:rPr>
          <w:color w:val="9CDCFE"/>
          <w:sz w:val="24"/>
          <w:szCs w:val="24"/>
          <w:lang w:val="en-IN" w:eastAsia="en-IN" w:bidi="ar-SA"/>
        </w:rPr>
        <w:t>name</w:t>
      </w:r>
      <w:r w:rsidRPr="00FC35A7">
        <w:rPr>
          <w:color w:val="CCCCCC"/>
          <w:sz w:val="24"/>
          <w:szCs w:val="24"/>
          <w:lang w:val="en-IN" w:eastAsia="en-IN" w:bidi="ar-SA"/>
        </w:rPr>
        <w:t>=</w:t>
      </w:r>
      <w:r w:rsidRPr="00FC35A7">
        <w:rPr>
          <w:color w:val="CE9178"/>
          <w:sz w:val="24"/>
          <w:szCs w:val="24"/>
          <w:lang w:val="en-IN" w:eastAsia="en-IN" w:bidi="ar-SA"/>
        </w:rPr>
        <w:t>"description"</w:t>
      </w:r>
      <w:r w:rsidRPr="00FC35A7">
        <w:rPr>
          <w:color w:val="CCCCCC"/>
          <w:sz w:val="24"/>
          <w:szCs w:val="24"/>
          <w:lang w:val="en-IN" w:eastAsia="en-IN" w:bidi="ar-SA"/>
        </w:rPr>
        <w:t xml:space="preserve"> </w:t>
      </w:r>
      <w:r w:rsidRPr="00FC35A7">
        <w:rPr>
          <w:color w:val="9CDCFE"/>
          <w:sz w:val="24"/>
          <w:szCs w:val="24"/>
          <w:lang w:val="en-IN" w:eastAsia="en-IN" w:bidi="ar-SA"/>
        </w:rPr>
        <w:t>content</w:t>
      </w:r>
      <w:r w:rsidRPr="00FC35A7">
        <w:rPr>
          <w:color w:val="CCCCCC"/>
          <w:sz w:val="24"/>
          <w:szCs w:val="24"/>
          <w:lang w:val="en-IN" w:eastAsia="en-IN" w:bidi="ar-SA"/>
        </w:rPr>
        <w:t>=</w:t>
      </w:r>
      <w:r w:rsidRPr="00FC35A7">
        <w:rPr>
          <w:color w:val="CE9178"/>
          <w:sz w:val="24"/>
          <w:szCs w:val="24"/>
          <w:lang w:val="en-IN" w:eastAsia="en-IN" w:bidi="ar-SA"/>
        </w:rPr>
        <w:t>"Readers' Haven: Your free online bookstore where you can binge your favourite novels or academic content. You can also order hardcopies or softcopies at best competitive prices."</w:t>
      </w:r>
      <w:r w:rsidRPr="00FC35A7">
        <w:rPr>
          <w:color w:val="808080"/>
          <w:sz w:val="24"/>
          <w:szCs w:val="24"/>
          <w:lang w:val="en-IN" w:eastAsia="en-IN" w:bidi="ar-SA"/>
        </w:rPr>
        <w:t>&gt;</w:t>
      </w:r>
    </w:p>
    <w:p w14:paraId="388D19D3"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proofErr w:type="gramStart"/>
      <w:r w:rsidRPr="00FC35A7">
        <w:rPr>
          <w:color w:val="569CD6"/>
          <w:sz w:val="24"/>
          <w:szCs w:val="24"/>
          <w:lang w:val="en-IN" w:eastAsia="en-IN" w:bidi="ar-SA"/>
        </w:rPr>
        <w:t>meta</w:t>
      </w:r>
      <w:proofErr w:type="gramEnd"/>
      <w:r w:rsidRPr="00FC35A7">
        <w:rPr>
          <w:color w:val="CCCCCC"/>
          <w:sz w:val="24"/>
          <w:szCs w:val="24"/>
          <w:lang w:val="en-IN" w:eastAsia="en-IN" w:bidi="ar-SA"/>
        </w:rPr>
        <w:t xml:space="preserve"> </w:t>
      </w:r>
      <w:r w:rsidRPr="00FC35A7">
        <w:rPr>
          <w:color w:val="9CDCFE"/>
          <w:sz w:val="24"/>
          <w:szCs w:val="24"/>
          <w:lang w:val="en-IN" w:eastAsia="en-IN" w:bidi="ar-SA"/>
        </w:rPr>
        <w:t>name</w:t>
      </w:r>
      <w:r w:rsidRPr="00FC35A7">
        <w:rPr>
          <w:color w:val="CCCCCC"/>
          <w:sz w:val="24"/>
          <w:szCs w:val="24"/>
          <w:lang w:val="en-IN" w:eastAsia="en-IN" w:bidi="ar-SA"/>
        </w:rPr>
        <w:t>=</w:t>
      </w:r>
      <w:r w:rsidRPr="00FC35A7">
        <w:rPr>
          <w:color w:val="CE9178"/>
          <w:sz w:val="24"/>
          <w:szCs w:val="24"/>
          <w:lang w:val="en-IN" w:eastAsia="en-IN" w:bidi="ar-SA"/>
        </w:rPr>
        <w:t>"authors"</w:t>
      </w:r>
      <w:r w:rsidRPr="00FC35A7">
        <w:rPr>
          <w:color w:val="CCCCCC"/>
          <w:sz w:val="24"/>
          <w:szCs w:val="24"/>
          <w:lang w:val="en-IN" w:eastAsia="en-IN" w:bidi="ar-SA"/>
        </w:rPr>
        <w:t xml:space="preserve"> </w:t>
      </w:r>
      <w:r w:rsidRPr="00FC35A7">
        <w:rPr>
          <w:color w:val="9CDCFE"/>
          <w:sz w:val="24"/>
          <w:szCs w:val="24"/>
          <w:lang w:val="en-IN" w:eastAsia="en-IN" w:bidi="ar-SA"/>
        </w:rPr>
        <w:t>content</w:t>
      </w:r>
      <w:r w:rsidRPr="00FC35A7">
        <w:rPr>
          <w:color w:val="CCCCCC"/>
          <w:sz w:val="24"/>
          <w:szCs w:val="24"/>
          <w:lang w:val="en-IN" w:eastAsia="en-IN" w:bidi="ar-SA"/>
        </w:rPr>
        <w:t>=</w:t>
      </w:r>
      <w:r w:rsidRPr="00FC35A7">
        <w:rPr>
          <w:color w:val="CE9178"/>
          <w:sz w:val="24"/>
          <w:szCs w:val="24"/>
          <w:lang w:val="en-IN" w:eastAsia="en-IN" w:bidi="ar-SA"/>
        </w:rPr>
        <w:t>"</w:t>
      </w:r>
      <w:proofErr w:type="spellStart"/>
      <w:r w:rsidRPr="00FC35A7">
        <w:rPr>
          <w:color w:val="CE9178"/>
          <w:sz w:val="24"/>
          <w:szCs w:val="24"/>
          <w:lang w:val="en-IN" w:eastAsia="en-IN" w:bidi="ar-SA"/>
        </w:rPr>
        <w:t>Harshit</w:t>
      </w:r>
      <w:proofErr w:type="spellEnd"/>
      <w:r w:rsidRPr="00FC35A7">
        <w:rPr>
          <w:color w:val="CE9178"/>
          <w:sz w:val="24"/>
          <w:szCs w:val="24"/>
          <w:lang w:val="en-IN" w:eastAsia="en-IN" w:bidi="ar-SA"/>
        </w:rPr>
        <w:t xml:space="preserve"> </w:t>
      </w:r>
      <w:proofErr w:type="spellStart"/>
      <w:r w:rsidRPr="00FC35A7">
        <w:rPr>
          <w:color w:val="CE9178"/>
          <w:sz w:val="24"/>
          <w:szCs w:val="24"/>
          <w:lang w:val="en-IN" w:eastAsia="en-IN" w:bidi="ar-SA"/>
        </w:rPr>
        <w:t>Sood</w:t>
      </w:r>
      <w:proofErr w:type="spellEnd"/>
      <w:r w:rsidRPr="00FC35A7">
        <w:rPr>
          <w:color w:val="CE9178"/>
          <w:sz w:val="24"/>
          <w:szCs w:val="24"/>
          <w:lang w:val="en-IN" w:eastAsia="en-IN" w:bidi="ar-SA"/>
        </w:rPr>
        <w:t>, Harshita Garg and Harshita"</w:t>
      </w:r>
      <w:r w:rsidRPr="00FC35A7">
        <w:rPr>
          <w:color w:val="808080"/>
          <w:sz w:val="24"/>
          <w:szCs w:val="24"/>
          <w:lang w:val="en-IN" w:eastAsia="en-IN" w:bidi="ar-SA"/>
        </w:rPr>
        <w:t>&gt;</w:t>
      </w:r>
    </w:p>
    <w:p w14:paraId="18248660"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proofErr w:type="gramStart"/>
      <w:r w:rsidRPr="00FC35A7">
        <w:rPr>
          <w:color w:val="569CD6"/>
          <w:sz w:val="24"/>
          <w:szCs w:val="24"/>
          <w:lang w:val="en-IN" w:eastAsia="en-IN" w:bidi="ar-SA"/>
        </w:rPr>
        <w:t>title</w:t>
      </w:r>
      <w:r w:rsidRPr="00FC35A7">
        <w:rPr>
          <w:color w:val="808080"/>
          <w:sz w:val="24"/>
          <w:szCs w:val="24"/>
          <w:lang w:val="en-IN" w:eastAsia="en-IN" w:bidi="ar-SA"/>
        </w:rPr>
        <w:t>&gt;</w:t>
      </w:r>
      <w:proofErr w:type="gramEnd"/>
      <w:r w:rsidRPr="00FC35A7">
        <w:rPr>
          <w:color w:val="CCCCCC"/>
          <w:sz w:val="24"/>
          <w:szCs w:val="24"/>
          <w:lang w:val="en-IN" w:eastAsia="en-IN" w:bidi="ar-SA"/>
        </w:rPr>
        <w:t>Readers' Haven | Official Site</w:t>
      </w:r>
      <w:r w:rsidRPr="00FC35A7">
        <w:rPr>
          <w:color w:val="808080"/>
          <w:sz w:val="24"/>
          <w:szCs w:val="24"/>
          <w:lang w:val="en-IN" w:eastAsia="en-IN" w:bidi="ar-SA"/>
        </w:rPr>
        <w:t>&lt;/</w:t>
      </w:r>
      <w:r w:rsidRPr="00FC35A7">
        <w:rPr>
          <w:color w:val="569CD6"/>
          <w:sz w:val="24"/>
          <w:szCs w:val="24"/>
          <w:lang w:val="en-IN" w:eastAsia="en-IN" w:bidi="ar-SA"/>
        </w:rPr>
        <w:t>title</w:t>
      </w:r>
      <w:r w:rsidRPr="00FC35A7">
        <w:rPr>
          <w:color w:val="808080"/>
          <w:sz w:val="24"/>
          <w:szCs w:val="24"/>
          <w:lang w:val="en-IN" w:eastAsia="en-IN" w:bidi="ar-SA"/>
        </w:rPr>
        <w:t>&gt;</w:t>
      </w:r>
    </w:p>
    <w:p w14:paraId="4C43D8BB"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r w:rsidRPr="00FC35A7">
        <w:rPr>
          <w:color w:val="569CD6"/>
          <w:sz w:val="24"/>
          <w:szCs w:val="24"/>
          <w:lang w:val="en-IN" w:eastAsia="en-IN" w:bidi="ar-SA"/>
        </w:rPr>
        <w:t>link</w:t>
      </w:r>
      <w:r w:rsidRPr="00FC35A7">
        <w:rPr>
          <w:color w:val="CCCCCC"/>
          <w:sz w:val="24"/>
          <w:szCs w:val="24"/>
          <w:lang w:val="en-IN" w:eastAsia="en-IN" w:bidi="ar-SA"/>
        </w:rPr>
        <w:t xml:space="preserve"> </w:t>
      </w:r>
      <w:proofErr w:type="spellStart"/>
      <w:r w:rsidRPr="00FC35A7">
        <w:rPr>
          <w:color w:val="9CDCFE"/>
          <w:sz w:val="24"/>
          <w:szCs w:val="24"/>
          <w:lang w:val="en-IN" w:eastAsia="en-IN" w:bidi="ar-SA"/>
        </w:rPr>
        <w:t>rel</w:t>
      </w:r>
      <w:proofErr w:type="spellEnd"/>
      <w:r w:rsidRPr="00FC35A7">
        <w:rPr>
          <w:color w:val="CCCCCC"/>
          <w:sz w:val="24"/>
          <w:szCs w:val="24"/>
          <w:lang w:val="en-IN" w:eastAsia="en-IN" w:bidi="ar-SA"/>
        </w:rPr>
        <w:t>=</w:t>
      </w:r>
      <w:r w:rsidRPr="00FC35A7">
        <w:rPr>
          <w:color w:val="CE9178"/>
          <w:sz w:val="24"/>
          <w:szCs w:val="24"/>
          <w:lang w:val="en-IN" w:eastAsia="en-IN" w:bidi="ar-SA"/>
        </w:rPr>
        <w:t>"shortcut icon"</w:t>
      </w:r>
      <w:r w:rsidRPr="00FC35A7">
        <w:rPr>
          <w:color w:val="CCCCCC"/>
          <w:sz w:val="24"/>
          <w:szCs w:val="24"/>
          <w:lang w:val="en-IN" w:eastAsia="en-IN" w:bidi="ar-SA"/>
        </w:rPr>
        <w:t xml:space="preserve"> </w:t>
      </w:r>
      <w:proofErr w:type="spellStart"/>
      <w:r w:rsidRPr="00FC35A7">
        <w:rPr>
          <w:color w:val="9CDCFE"/>
          <w:sz w:val="24"/>
          <w:szCs w:val="24"/>
          <w:lang w:val="en-IN" w:eastAsia="en-IN" w:bidi="ar-SA"/>
        </w:rPr>
        <w:t>href</w:t>
      </w:r>
      <w:proofErr w:type="spellEnd"/>
      <w:r w:rsidRPr="00FC35A7">
        <w:rPr>
          <w:color w:val="CCCCCC"/>
          <w:sz w:val="24"/>
          <w:szCs w:val="24"/>
          <w:lang w:val="en-IN" w:eastAsia="en-IN" w:bidi="ar-SA"/>
        </w:rPr>
        <w:t>=</w:t>
      </w:r>
      <w:r w:rsidRPr="00FC35A7">
        <w:rPr>
          <w:color w:val="CE9178"/>
          <w:sz w:val="24"/>
          <w:szCs w:val="24"/>
          <w:lang w:val="en-IN" w:eastAsia="en-IN" w:bidi="ar-SA"/>
        </w:rPr>
        <w:t>"logo.ico"</w:t>
      </w:r>
      <w:r w:rsidRPr="00FC35A7">
        <w:rPr>
          <w:color w:val="808080"/>
          <w:sz w:val="24"/>
          <w:szCs w:val="24"/>
          <w:lang w:val="en-IN" w:eastAsia="en-IN" w:bidi="ar-SA"/>
        </w:rPr>
        <w:t>&gt;</w:t>
      </w:r>
    </w:p>
    <w:p w14:paraId="61DE5F30"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r w:rsidRPr="00FC35A7">
        <w:rPr>
          <w:color w:val="569CD6"/>
          <w:sz w:val="24"/>
          <w:szCs w:val="24"/>
          <w:lang w:val="en-IN" w:eastAsia="en-IN" w:bidi="ar-SA"/>
        </w:rPr>
        <w:t>link</w:t>
      </w:r>
      <w:r w:rsidRPr="00FC35A7">
        <w:rPr>
          <w:color w:val="CCCCCC"/>
          <w:sz w:val="24"/>
          <w:szCs w:val="24"/>
          <w:lang w:val="en-IN" w:eastAsia="en-IN" w:bidi="ar-SA"/>
        </w:rPr>
        <w:t xml:space="preserve"> </w:t>
      </w:r>
      <w:proofErr w:type="spellStart"/>
      <w:r w:rsidRPr="00FC35A7">
        <w:rPr>
          <w:color w:val="9CDCFE"/>
          <w:sz w:val="24"/>
          <w:szCs w:val="24"/>
          <w:lang w:val="en-IN" w:eastAsia="en-IN" w:bidi="ar-SA"/>
        </w:rPr>
        <w:t>rel</w:t>
      </w:r>
      <w:proofErr w:type="spellEnd"/>
      <w:r w:rsidRPr="00FC35A7">
        <w:rPr>
          <w:color w:val="CCCCCC"/>
          <w:sz w:val="24"/>
          <w:szCs w:val="24"/>
          <w:lang w:val="en-IN" w:eastAsia="en-IN" w:bidi="ar-SA"/>
        </w:rPr>
        <w:t>=</w:t>
      </w:r>
      <w:r w:rsidRPr="00FC35A7">
        <w:rPr>
          <w:color w:val="CE9178"/>
          <w:sz w:val="24"/>
          <w:szCs w:val="24"/>
          <w:lang w:val="en-IN" w:eastAsia="en-IN" w:bidi="ar-SA"/>
        </w:rPr>
        <w:t>"stylesheet"</w:t>
      </w:r>
      <w:r w:rsidRPr="00FC35A7">
        <w:rPr>
          <w:color w:val="CCCCCC"/>
          <w:sz w:val="24"/>
          <w:szCs w:val="24"/>
          <w:lang w:val="en-IN" w:eastAsia="en-IN" w:bidi="ar-SA"/>
        </w:rPr>
        <w:t xml:space="preserve"> </w:t>
      </w:r>
      <w:proofErr w:type="spellStart"/>
      <w:r w:rsidRPr="00FC35A7">
        <w:rPr>
          <w:color w:val="9CDCFE"/>
          <w:sz w:val="24"/>
          <w:szCs w:val="24"/>
          <w:lang w:val="en-IN" w:eastAsia="en-IN" w:bidi="ar-SA"/>
        </w:rPr>
        <w:t>href</w:t>
      </w:r>
      <w:proofErr w:type="spellEnd"/>
      <w:r w:rsidRPr="00FC35A7">
        <w:rPr>
          <w:color w:val="CCCCCC"/>
          <w:sz w:val="24"/>
          <w:szCs w:val="24"/>
          <w:lang w:val="en-IN" w:eastAsia="en-IN" w:bidi="ar-SA"/>
        </w:rPr>
        <w:t>=</w:t>
      </w:r>
      <w:r w:rsidRPr="00FC35A7">
        <w:rPr>
          <w:color w:val="CE9178"/>
          <w:sz w:val="24"/>
          <w:szCs w:val="24"/>
          <w:lang w:val="en-IN" w:eastAsia="en-IN" w:bidi="ar-SA"/>
        </w:rPr>
        <w:t>"stylesheet.css"</w:t>
      </w:r>
      <w:r w:rsidRPr="00FC35A7">
        <w:rPr>
          <w:color w:val="808080"/>
          <w:sz w:val="24"/>
          <w:szCs w:val="24"/>
          <w:lang w:val="en-IN" w:eastAsia="en-IN" w:bidi="ar-SA"/>
        </w:rPr>
        <w:t>&gt;</w:t>
      </w:r>
    </w:p>
    <w:p w14:paraId="2AF6ABCD"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CCCCCC"/>
          <w:sz w:val="24"/>
          <w:szCs w:val="24"/>
          <w:lang w:val="en-IN" w:eastAsia="en-IN" w:bidi="ar-SA"/>
        </w:rPr>
        <w:t xml:space="preserve">    </w:t>
      </w:r>
      <w:r w:rsidRPr="00FC35A7">
        <w:rPr>
          <w:color w:val="808080"/>
          <w:sz w:val="24"/>
          <w:szCs w:val="24"/>
          <w:lang w:val="en-IN" w:eastAsia="en-IN" w:bidi="ar-SA"/>
        </w:rPr>
        <w:t>&lt;</w:t>
      </w:r>
      <w:r w:rsidRPr="00FC35A7">
        <w:rPr>
          <w:color w:val="569CD6"/>
          <w:sz w:val="24"/>
          <w:szCs w:val="24"/>
          <w:lang w:val="en-IN" w:eastAsia="en-IN" w:bidi="ar-SA"/>
        </w:rPr>
        <w:t>link</w:t>
      </w:r>
      <w:r w:rsidRPr="00FC35A7">
        <w:rPr>
          <w:color w:val="CCCCCC"/>
          <w:sz w:val="24"/>
          <w:szCs w:val="24"/>
          <w:lang w:val="en-IN" w:eastAsia="en-IN" w:bidi="ar-SA"/>
        </w:rPr>
        <w:t xml:space="preserve"> </w:t>
      </w:r>
      <w:proofErr w:type="spellStart"/>
      <w:r w:rsidRPr="00FC35A7">
        <w:rPr>
          <w:color w:val="9CDCFE"/>
          <w:sz w:val="24"/>
          <w:szCs w:val="24"/>
          <w:lang w:val="en-IN" w:eastAsia="en-IN" w:bidi="ar-SA"/>
        </w:rPr>
        <w:t>rel</w:t>
      </w:r>
      <w:proofErr w:type="spellEnd"/>
      <w:r w:rsidRPr="00FC35A7">
        <w:rPr>
          <w:color w:val="CCCCCC"/>
          <w:sz w:val="24"/>
          <w:szCs w:val="24"/>
          <w:lang w:val="en-IN" w:eastAsia="en-IN" w:bidi="ar-SA"/>
        </w:rPr>
        <w:t>=</w:t>
      </w:r>
      <w:r w:rsidRPr="00FC35A7">
        <w:rPr>
          <w:color w:val="CE9178"/>
          <w:sz w:val="24"/>
          <w:szCs w:val="24"/>
          <w:lang w:val="en-IN" w:eastAsia="en-IN" w:bidi="ar-SA"/>
        </w:rPr>
        <w:t>"stylesheet"</w:t>
      </w:r>
      <w:r w:rsidRPr="00FC35A7">
        <w:rPr>
          <w:color w:val="CCCCCC"/>
          <w:sz w:val="24"/>
          <w:szCs w:val="24"/>
          <w:lang w:val="en-IN" w:eastAsia="en-IN" w:bidi="ar-SA"/>
        </w:rPr>
        <w:t xml:space="preserve"> </w:t>
      </w:r>
      <w:proofErr w:type="spellStart"/>
      <w:r w:rsidRPr="00FC35A7">
        <w:rPr>
          <w:color w:val="9CDCFE"/>
          <w:sz w:val="24"/>
          <w:szCs w:val="24"/>
          <w:lang w:val="en-IN" w:eastAsia="en-IN" w:bidi="ar-SA"/>
        </w:rPr>
        <w:t>href</w:t>
      </w:r>
      <w:proofErr w:type="spellEnd"/>
      <w:r w:rsidRPr="00FC35A7">
        <w:rPr>
          <w:color w:val="CCCCCC"/>
          <w:sz w:val="24"/>
          <w:szCs w:val="24"/>
          <w:lang w:val="en-IN" w:eastAsia="en-IN" w:bidi="ar-SA"/>
        </w:rPr>
        <w:t>=</w:t>
      </w:r>
      <w:r w:rsidRPr="00FC35A7">
        <w:rPr>
          <w:color w:val="CE9178"/>
          <w:sz w:val="24"/>
          <w:szCs w:val="24"/>
          <w:lang w:val="en-IN" w:eastAsia="en-IN" w:bidi="ar-SA"/>
        </w:rPr>
        <w:t>"https://use.fontawesome.com/releases/v5.0.7/</w:t>
      </w:r>
      <w:proofErr w:type="spellStart"/>
      <w:r w:rsidRPr="00FC35A7">
        <w:rPr>
          <w:color w:val="CE9178"/>
          <w:sz w:val="24"/>
          <w:szCs w:val="24"/>
          <w:lang w:val="en-IN" w:eastAsia="en-IN" w:bidi="ar-SA"/>
        </w:rPr>
        <w:t>css</w:t>
      </w:r>
      <w:proofErr w:type="spellEnd"/>
      <w:r w:rsidRPr="00FC35A7">
        <w:rPr>
          <w:color w:val="CE9178"/>
          <w:sz w:val="24"/>
          <w:szCs w:val="24"/>
          <w:lang w:val="en-IN" w:eastAsia="en-IN" w:bidi="ar-SA"/>
        </w:rPr>
        <w:t>/all.css"</w:t>
      </w:r>
      <w:r w:rsidRPr="00FC35A7">
        <w:rPr>
          <w:color w:val="808080"/>
          <w:sz w:val="24"/>
          <w:szCs w:val="24"/>
          <w:lang w:val="en-IN" w:eastAsia="en-IN" w:bidi="ar-SA"/>
        </w:rPr>
        <w:t>&gt;</w:t>
      </w:r>
    </w:p>
    <w:p w14:paraId="54299882"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p>
    <w:p w14:paraId="5ACCA68A" w14:textId="77777777" w:rsidR="00AC5FAF" w:rsidRPr="00FC35A7" w:rsidRDefault="00AC5FAF" w:rsidP="00AC5FAF">
      <w:pPr>
        <w:widowControl/>
        <w:shd w:val="clear" w:color="auto" w:fill="1F1F1F"/>
        <w:autoSpaceDE/>
        <w:autoSpaceDN/>
        <w:spacing w:line="285" w:lineRule="atLeast"/>
        <w:rPr>
          <w:color w:val="CCCCCC"/>
          <w:sz w:val="24"/>
          <w:szCs w:val="24"/>
          <w:lang w:val="en-IN" w:eastAsia="en-IN" w:bidi="ar-SA"/>
        </w:rPr>
      </w:pPr>
      <w:r w:rsidRPr="00FC35A7">
        <w:rPr>
          <w:color w:val="808080"/>
          <w:sz w:val="24"/>
          <w:szCs w:val="24"/>
          <w:lang w:val="en-IN" w:eastAsia="en-IN" w:bidi="ar-SA"/>
        </w:rPr>
        <w:t>&lt;/</w:t>
      </w:r>
      <w:r w:rsidRPr="00FC35A7">
        <w:rPr>
          <w:color w:val="569CD6"/>
          <w:sz w:val="24"/>
          <w:szCs w:val="24"/>
          <w:lang w:val="en-IN" w:eastAsia="en-IN" w:bidi="ar-SA"/>
        </w:rPr>
        <w:t>head</w:t>
      </w:r>
      <w:r w:rsidRPr="00FC35A7">
        <w:rPr>
          <w:color w:val="808080"/>
          <w:sz w:val="24"/>
          <w:szCs w:val="24"/>
          <w:lang w:val="en-IN" w:eastAsia="en-IN" w:bidi="ar-SA"/>
        </w:rPr>
        <w:t>&gt;</w:t>
      </w:r>
    </w:p>
    <w:p w14:paraId="21A4F2EF" w14:textId="781DEAE0" w:rsidR="006B20C2" w:rsidRPr="00FC35A7" w:rsidRDefault="006B20C2" w:rsidP="00AC5FAF">
      <w:pPr>
        <w:widowControl/>
        <w:shd w:val="clear" w:color="auto" w:fill="1F1F1F"/>
        <w:autoSpaceDE/>
        <w:autoSpaceDN/>
        <w:spacing w:line="285" w:lineRule="atLeast"/>
        <w:rPr>
          <w:i/>
          <w:iCs/>
          <w:sz w:val="24"/>
          <w:szCs w:val="24"/>
          <w:lang w:val="en-IN" w:eastAsia="en-IN" w:bidi="hi-IN"/>
        </w:rPr>
      </w:pPr>
    </w:p>
    <w:p w14:paraId="50086F59" w14:textId="77777777" w:rsidR="006B20C2" w:rsidRPr="00FC35A7" w:rsidRDefault="006B20C2" w:rsidP="007B00CD">
      <w:pPr>
        <w:pStyle w:val="Heading4"/>
        <w:ind w:left="142"/>
        <w:jc w:val="left"/>
        <w:rPr>
          <w:i w:val="0"/>
          <w:iCs/>
          <w:sz w:val="24"/>
          <w:szCs w:val="24"/>
          <w:u w:val="single"/>
          <w:lang w:val="en-IN" w:eastAsia="en-IN" w:bidi="hi-IN"/>
        </w:rPr>
      </w:pPr>
      <w:r w:rsidRPr="00FC35A7">
        <w:rPr>
          <w:i w:val="0"/>
          <w:iCs/>
          <w:sz w:val="24"/>
          <w:szCs w:val="24"/>
          <w:u w:val="single"/>
          <w:lang w:val="en-IN" w:eastAsia="en-IN" w:bidi="hi-IN"/>
        </w:rPr>
        <w:t>OUTPUT:</w:t>
      </w:r>
    </w:p>
    <w:p w14:paraId="6EA48FD5" w14:textId="77777777" w:rsidR="006B20C2" w:rsidRPr="00FC35A7" w:rsidRDefault="000C218E" w:rsidP="006B20C2">
      <w:pPr>
        <w:pStyle w:val="Heading4"/>
        <w:jc w:val="left"/>
        <w:rPr>
          <w:ins w:id="2" w:author="Harshita" w:date="2024-09-30T12:17:00Z"/>
          <w:i w:val="0"/>
          <w:iCs/>
          <w:sz w:val="24"/>
          <w:szCs w:val="24"/>
          <w:u w:val="single"/>
          <w:lang w:val="en-IN" w:eastAsia="en-IN" w:bidi="hi-IN"/>
        </w:rPr>
      </w:pPr>
      <w:ins w:id="3" w:author="Harshita" w:date="2024-09-30T12:17:00Z">
        <w:r w:rsidRPr="00FC35A7">
          <w:rPr>
            <w:b w:val="0"/>
            <w:bCs w:val="0"/>
            <w:i w:val="0"/>
            <w:iCs/>
            <w:noProof/>
            <w:sz w:val="24"/>
            <w:szCs w:val="24"/>
            <w:u w:val="single"/>
            <w:lang w:val="en-IN" w:eastAsia="en-IN" w:bidi="hi-IN"/>
          </w:rPr>
          <w:drawing>
            <wp:anchor distT="0" distB="0" distL="114300" distR="114300" simplePos="0" relativeHeight="251659264" behindDoc="0" locked="0" layoutInCell="1" allowOverlap="1" wp14:anchorId="7057A3A5" wp14:editId="6D2DEA53">
              <wp:simplePos x="0" y="0"/>
              <wp:positionH relativeFrom="column">
                <wp:posOffset>311150</wp:posOffset>
              </wp:positionH>
              <wp:positionV relativeFrom="paragraph">
                <wp:posOffset>347980</wp:posOffset>
              </wp:positionV>
              <wp:extent cx="6289040" cy="6915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RL.jfif"/>
                      <pic:cNvPicPr/>
                    </pic:nvPicPr>
                    <pic:blipFill>
                      <a:blip r:embed="rId8">
                        <a:extLst>
                          <a:ext uri="{28A0092B-C50C-407E-A947-70E740481C1C}">
                            <a14:useLocalDpi xmlns:a14="http://schemas.microsoft.com/office/drawing/2010/main" val="0"/>
                          </a:ext>
                        </a:extLst>
                      </a:blip>
                      <a:stretch>
                        <a:fillRect/>
                      </a:stretch>
                    </pic:blipFill>
                    <pic:spPr>
                      <a:xfrm>
                        <a:off x="0" y="0"/>
                        <a:ext cx="6289040" cy="691515"/>
                      </a:xfrm>
                      <a:prstGeom prst="rect">
                        <a:avLst/>
                      </a:prstGeom>
                    </pic:spPr>
                  </pic:pic>
                </a:graphicData>
              </a:graphic>
              <wp14:sizeRelH relativeFrom="margin">
                <wp14:pctWidth>0</wp14:pctWidth>
              </wp14:sizeRelH>
            </wp:anchor>
          </w:drawing>
        </w:r>
      </w:ins>
    </w:p>
    <w:p w14:paraId="3A2ECACD" w14:textId="77777777" w:rsidR="006B20C2" w:rsidRPr="00FC35A7" w:rsidRDefault="006B20C2" w:rsidP="006B20C2">
      <w:pPr>
        <w:pStyle w:val="Heading4"/>
        <w:ind w:left="862"/>
        <w:jc w:val="left"/>
        <w:rPr>
          <w:ins w:id="4" w:author="Harshita" w:date="2024-09-30T12:17:00Z"/>
          <w:i w:val="0"/>
          <w:iCs/>
          <w:sz w:val="24"/>
          <w:szCs w:val="24"/>
          <w:lang w:val="en-IN" w:eastAsia="en-IN" w:bidi="hi-IN"/>
        </w:rPr>
      </w:pPr>
    </w:p>
    <w:p w14:paraId="3026EE05" w14:textId="77777777" w:rsidR="006B20C2" w:rsidRPr="00FC35A7" w:rsidRDefault="006B20C2" w:rsidP="006B20C2">
      <w:pPr>
        <w:pStyle w:val="Heading4"/>
        <w:ind w:left="862"/>
        <w:jc w:val="left"/>
        <w:rPr>
          <w:ins w:id="5" w:author="Harshita" w:date="2024-09-30T12:17:00Z"/>
          <w:i w:val="0"/>
          <w:iCs/>
          <w:sz w:val="24"/>
          <w:szCs w:val="24"/>
          <w:lang w:val="en-IN" w:eastAsia="en-IN" w:bidi="hi-IN"/>
        </w:rPr>
      </w:pPr>
    </w:p>
    <w:p w14:paraId="6085FD99" w14:textId="77777777" w:rsidR="006B20C2" w:rsidRPr="00FC35A7" w:rsidRDefault="006B20C2" w:rsidP="006B20C2">
      <w:pPr>
        <w:pStyle w:val="Heading4"/>
        <w:jc w:val="left"/>
        <w:rPr>
          <w:del w:id="6" w:author="Harshita" w:date="2024-09-30T12:17:00Z"/>
          <w:i w:val="0"/>
          <w:iCs/>
          <w:sz w:val="24"/>
          <w:szCs w:val="24"/>
          <w:u w:val="single"/>
          <w:lang w:val="en-IN" w:eastAsia="en-IN" w:bidi="hi-IN"/>
        </w:rPr>
      </w:pPr>
    </w:p>
    <w:p w14:paraId="0F5EB0E0" w14:textId="77777777" w:rsidR="006B20C2" w:rsidRPr="00FC35A7" w:rsidRDefault="006B20C2" w:rsidP="006B20C2">
      <w:pPr>
        <w:pStyle w:val="Heading4"/>
        <w:ind w:left="862"/>
        <w:jc w:val="left"/>
        <w:rPr>
          <w:del w:id="7" w:author="Harshita" w:date="2024-09-30T12:17:00Z"/>
          <w:i w:val="0"/>
          <w:iCs/>
          <w:sz w:val="24"/>
          <w:szCs w:val="24"/>
          <w:lang w:val="en-IN" w:eastAsia="en-IN" w:bidi="hi-IN"/>
        </w:rPr>
      </w:pPr>
    </w:p>
    <w:p w14:paraId="3EB43021" w14:textId="77777777" w:rsidR="006B20C2" w:rsidRPr="00FC35A7" w:rsidRDefault="006B20C2" w:rsidP="006B20C2">
      <w:pPr>
        <w:pStyle w:val="Heading4"/>
        <w:ind w:left="862"/>
        <w:jc w:val="left"/>
        <w:rPr>
          <w:del w:id="8" w:author="Harshita" w:date="2024-09-30T12:17:00Z"/>
          <w:i w:val="0"/>
          <w:iCs/>
          <w:sz w:val="24"/>
          <w:szCs w:val="24"/>
          <w:lang w:val="en-IN" w:eastAsia="en-IN" w:bidi="hi-IN"/>
        </w:rPr>
      </w:pPr>
      <w:del w:id="9" w:author="Harshita" w:date="2024-09-30T12:17:00Z">
        <w:r w:rsidRPr="00FC35A7">
          <w:rPr>
            <w:i w:val="0"/>
            <w:iCs/>
            <w:noProof/>
            <w:sz w:val="24"/>
            <w:szCs w:val="24"/>
            <w:lang w:val="en-IN" w:eastAsia="en-IN" w:bidi="hi-IN"/>
          </w:rPr>
          <w:drawing>
            <wp:inline distT="0" distB="0" distL="0" distR="0" wp14:anchorId="158355E3" wp14:editId="6A828FF2">
              <wp:extent cx="594614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898" cy="762994"/>
                      </a:xfrm>
                      <a:prstGeom prst="rect">
                        <a:avLst/>
                      </a:prstGeom>
                    </pic:spPr>
                  </pic:pic>
                </a:graphicData>
              </a:graphic>
            </wp:inline>
          </w:drawing>
        </w:r>
      </w:del>
    </w:p>
    <w:p w14:paraId="21A74904" w14:textId="77777777" w:rsidR="00486567" w:rsidRPr="00FC35A7" w:rsidRDefault="00486567" w:rsidP="006B20C2">
      <w:pPr>
        <w:pStyle w:val="Heading4"/>
        <w:ind w:left="862"/>
        <w:jc w:val="left"/>
        <w:rPr>
          <w:i w:val="0"/>
          <w:iCs/>
          <w:sz w:val="24"/>
          <w:szCs w:val="24"/>
          <w:lang w:val="en-IN" w:eastAsia="en-IN" w:bidi="hi-IN"/>
        </w:rPr>
      </w:pPr>
    </w:p>
    <w:p w14:paraId="29A8EEEE" w14:textId="77777777" w:rsidR="00486567" w:rsidRPr="00FC35A7" w:rsidRDefault="00486567" w:rsidP="006B20C2">
      <w:pPr>
        <w:pStyle w:val="Heading4"/>
        <w:ind w:left="862"/>
        <w:jc w:val="left"/>
        <w:rPr>
          <w:i w:val="0"/>
          <w:iCs/>
          <w:sz w:val="24"/>
          <w:szCs w:val="24"/>
          <w:lang w:val="en-IN" w:eastAsia="en-IN" w:bidi="hi-IN"/>
        </w:rPr>
      </w:pPr>
    </w:p>
    <w:p w14:paraId="499C7B77" w14:textId="77777777" w:rsidR="00AC5FAF" w:rsidRPr="00FC35A7" w:rsidRDefault="00AC5FAF" w:rsidP="00486567">
      <w:pPr>
        <w:pStyle w:val="Heading4"/>
        <w:ind w:left="862"/>
        <w:jc w:val="both"/>
        <w:rPr>
          <w:i w:val="0"/>
          <w:iCs/>
          <w:sz w:val="24"/>
          <w:szCs w:val="24"/>
          <w:u w:val="single"/>
          <w:lang w:val="en-IN" w:eastAsia="en-IN" w:bidi="hi-IN"/>
        </w:rPr>
      </w:pPr>
    </w:p>
    <w:p w14:paraId="18DDE11B" w14:textId="77777777" w:rsidR="00AC5FAF" w:rsidRPr="00FC35A7" w:rsidRDefault="00AC5FAF" w:rsidP="00486567">
      <w:pPr>
        <w:pStyle w:val="Heading4"/>
        <w:ind w:left="862"/>
        <w:jc w:val="both"/>
        <w:rPr>
          <w:i w:val="0"/>
          <w:iCs/>
          <w:sz w:val="24"/>
          <w:szCs w:val="24"/>
          <w:u w:val="single"/>
          <w:lang w:val="en-IN" w:eastAsia="en-IN" w:bidi="hi-IN"/>
        </w:rPr>
      </w:pPr>
    </w:p>
    <w:p w14:paraId="50E2D715" w14:textId="78BBB3FB" w:rsidR="00486567" w:rsidRPr="00FC35A7" w:rsidRDefault="00486567" w:rsidP="007B00CD">
      <w:pPr>
        <w:pStyle w:val="Heading4"/>
        <w:ind w:left="0"/>
        <w:jc w:val="both"/>
        <w:rPr>
          <w:i w:val="0"/>
          <w:iCs/>
          <w:sz w:val="24"/>
          <w:szCs w:val="24"/>
          <w:u w:val="single"/>
          <w:lang w:val="en-IN" w:eastAsia="en-IN" w:bidi="hi-IN"/>
        </w:rPr>
      </w:pPr>
      <w:r w:rsidRPr="00FC35A7">
        <w:rPr>
          <w:i w:val="0"/>
          <w:iCs/>
          <w:sz w:val="24"/>
          <w:szCs w:val="24"/>
          <w:u w:val="single"/>
          <w:lang w:val="en-IN" w:eastAsia="en-IN" w:bidi="hi-IN"/>
        </w:rPr>
        <w:t xml:space="preserve"> EXPLANATION:</w:t>
      </w:r>
    </w:p>
    <w:p w14:paraId="29622A6E" w14:textId="77777777" w:rsidR="00486567" w:rsidRPr="00FC35A7" w:rsidRDefault="00486567" w:rsidP="00486567">
      <w:pPr>
        <w:pStyle w:val="Heading4"/>
        <w:ind w:left="862"/>
        <w:jc w:val="both"/>
        <w:rPr>
          <w:i w:val="0"/>
          <w:iCs/>
          <w:sz w:val="24"/>
          <w:szCs w:val="24"/>
          <w:u w:val="single"/>
          <w:lang w:val="en-IN" w:eastAsia="en-IN" w:bidi="hi-IN"/>
        </w:rPr>
      </w:pPr>
    </w:p>
    <w:p w14:paraId="360283B8" w14:textId="77777777" w:rsidR="00486567" w:rsidRPr="00FC35A7" w:rsidRDefault="00486567" w:rsidP="00486567">
      <w:pPr>
        <w:pStyle w:val="ListParagraph"/>
        <w:widowControl/>
        <w:numPr>
          <w:ilvl w:val="0"/>
          <w:numId w:val="14"/>
        </w:numPr>
        <w:autoSpaceDE/>
        <w:autoSpaceDN/>
        <w:spacing w:after="160" w:line="259" w:lineRule="auto"/>
        <w:contextualSpacing/>
        <w:rPr>
          <w:sz w:val="24"/>
          <w:szCs w:val="24"/>
        </w:rPr>
      </w:pPr>
      <w:proofErr w:type="gramStart"/>
      <w:r w:rsidRPr="00FC35A7">
        <w:rPr>
          <w:b/>
          <w:bCs/>
          <w:sz w:val="24"/>
          <w:szCs w:val="24"/>
        </w:rPr>
        <w:t>&lt;!DOCTYPE</w:t>
      </w:r>
      <w:proofErr w:type="gramEnd"/>
      <w:r w:rsidRPr="00FC35A7">
        <w:rPr>
          <w:b/>
          <w:bCs/>
          <w:sz w:val="24"/>
          <w:szCs w:val="24"/>
        </w:rPr>
        <w:t xml:space="preserve"> html&gt;:</w:t>
      </w:r>
      <w:r w:rsidRPr="00FC35A7">
        <w:rPr>
          <w:sz w:val="24"/>
          <w:szCs w:val="24"/>
        </w:rPr>
        <w:t xml:space="preserve"> This declaration specifies that the document is an HTML5 document. </w:t>
      </w:r>
    </w:p>
    <w:p w14:paraId="198407CE" w14:textId="77777777" w:rsidR="00486567" w:rsidRPr="00FC35A7" w:rsidRDefault="00486567" w:rsidP="00486567">
      <w:pPr>
        <w:pStyle w:val="ListParagraph"/>
        <w:widowControl/>
        <w:numPr>
          <w:ilvl w:val="0"/>
          <w:numId w:val="14"/>
        </w:numPr>
        <w:autoSpaceDE/>
        <w:autoSpaceDN/>
        <w:spacing w:after="160" w:line="259" w:lineRule="auto"/>
        <w:contextualSpacing/>
        <w:rPr>
          <w:sz w:val="24"/>
          <w:szCs w:val="24"/>
        </w:rPr>
      </w:pPr>
      <w:r w:rsidRPr="00FC35A7">
        <w:rPr>
          <w:b/>
          <w:bCs/>
          <w:sz w:val="24"/>
          <w:szCs w:val="24"/>
        </w:rPr>
        <w:t>&lt;</w:t>
      </w:r>
      <w:proofErr w:type="gramStart"/>
      <w:r w:rsidRPr="00FC35A7">
        <w:rPr>
          <w:b/>
          <w:bCs/>
          <w:sz w:val="24"/>
          <w:szCs w:val="24"/>
        </w:rPr>
        <w:t>html</w:t>
      </w:r>
      <w:proofErr w:type="gramEnd"/>
      <w:r w:rsidRPr="00FC35A7">
        <w:rPr>
          <w:b/>
          <w:bCs/>
          <w:sz w:val="24"/>
          <w:szCs w:val="24"/>
        </w:rPr>
        <w:t>&gt;:</w:t>
      </w:r>
      <w:r w:rsidRPr="00FC35A7">
        <w:rPr>
          <w:sz w:val="24"/>
          <w:szCs w:val="24"/>
        </w:rPr>
        <w:t xml:space="preserve"> The root element of the HTML document.</w:t>
      </w:r>
    </w:p>
    <w:p w14:paraId="792C3B21" w14:textId="77777777" w:rsidR="00486567" w:rsidRPr="00FC35A7" w:rsidRDefault="00486567" w:rsidP="00486567">
      <w:pPr>
        <w:pStyle w:val="ListParagraph"/>
        <w:widowControl/>
        <w:numPr>
          <w:ilvl w:val="0"/>
          <w:numId w:val="14"/>
        </w:numPr>
        <w:autoSpaceDE/>
        <w:autoSpaceDN/>
        <w:spacing w:after="160" w:line="259" w:lineRule="auto"/>
        <w:contextualSpacing/>
        <w:rPr>
          <w:sz w:val="24"/>
          <w:szCs w:val="24"/>
        </w:rPr>
      </w:pPr>
      <w:r w:rsidRPr="00FC35A7">
        <w:rPr>
          <w:b/>
          <w:bCs/>
          <w:sz w:val="24"/>
          <w:szCs w:val="24"/>
        </w:rPr>
        <w:t>&lt;</w:t>
      </w:r>
      <w:proofErr w:type="gramStart"/>
      <w:r w:rsidRPr="00FC35A7">
        <w:rPr>
          <w:b/>
          <w:bCs/>
          <w:sz w:val="24"/>
          <w:szCs w:val="24"/>
        </w:rPr>
        <w:t>head</w:t>
      </w:r>
      <w:proofErr w:type="gramEnd"/>
      <w:r w:rsidRPr="00FC35A7">
        <w:rPr>
          <w:b/>
          <w:bCs/>
          <w:sz w:val="24"/>
          <w:szCs w:val="24"/>
        </w:rPr>
        <w:t>&gt;:</w:t>
      </w:r>
      <w:r w:rsidRPr="00FC35A7">
        <w:rPr>
          <w:sz w:val="24"/>
          <w:szCs w:val="24"/>
        </w:rPr>
        <w:t xml:space="preserve"> Contains metadata about the document and links to external resources like stylesheets. </w:t>
      </w:r>
    </w:p>
    <w:p w14:paraId="30E56444" w14:textId="77777777" w:rsidR="00486567" w:rsidRPr="00FC35A7" w:rsidRDefault="00486567" w:rsidP="00486567">
      <w:pPr>
        <w:pStyle w:val="ListParagraph"/>
        <w:widowControl/>
        <w:numPr>
          <w:ilvl w:val="0"/>
          <w:numId w:val="14"/>
        </w:numPr>
        <w:autoSpaceDE/>
        <w:autoSpaceDN/>
        <w:spacing w:after="160" w:line="259" w:lineRule="auto"/>
        <w:contextualSpacing/>
        <w:rPr>
          <w:sz w:val="24"/>
          <w:szCs w:val="24"/>
        </w:rPr>
      </w:pPr>
      <w:r w:rsidRPr="00FC35A7">
        <w:rPr>
          <w:b/>
          <w:bCs/>
          <w:sz w:val="24"/>
          <w:szCs w:val="24"/>
        </w:rPr>
        <w:lastRenderedPageBreak/>
        <w:t>&lt;</w:t>
      </w:r>
      <w:proofErr w:type="gramStart"/>
      <w:r w:rsidRPr="00FC35A7">
        <w:rPr>
          <w:b/>
          <w:bCs/>
          <w:sz w:val="24"/>
          <w:szCs w:val="24"/>
        </w:rPr>
        <w:t>meta</w:t>
      </w:r>
      <w:proofErr w:type="gramEnd"/>
      <w:r w:rsidRPr="00FC35A7">
        <w:rPr>
          <w:b/>
          <w:bCs/>
          <w:sz w:val="24"/>
          <w:szCs w:val="24"/>
        </w:rPr>
        <w:t xml:space="preserve"> name="viewport" content="width=device-width, initial-scale=1.0</w:t>
      </w:r>
      <w:r w:rsidRPr="00FC35A7">
        <w:rPr>
          <w:sz w:val="24"/>
          <w:szCs w:val="24"/>
        </w:rPr>
        <w:t xml:space="preserve">"&gt;: A meta tag that sets the viewport width to the device width and specifies an initial scale of 1.0, which is common for responsive web design. </w:t>
      </w:r>
    </w:p>
    <w:p w14:paraId="6B44412B" w14:textId="77777777" w:rsidR="00B85747" w:rsidRPr="00FC35A7" w:rsidRDefault="00486567">
      <w:pPr>
        <w:pStyle w:val="ListParagraph"/>
        <w:widowControl/>
        <w:numPr>
          <w:ilvl w:val="0"/>
          <w:numId w:val="14"/>
        </w:numPr>
        <w:autoSpaceDE/>
        <w:autoSpaceDN/>
        <w:spacing w:after="160" w:line="259" w:lineRule="auto"/>
        <w:contextualSpacing/>
        <w:rPr>
          <w:sz w:val="24"/>
          <w:szCs w:val="24"/>
        </w:rPr>
        <w:pPrChange w:id="10" w:author="Harshita" w:date="2024-09-30T12:17:00Z">
          <w:pPr>
            <w:pStyle w:val="Heading4"/>
            <w:ind w:left="0" w:firstLine="568"/>
            <w:jc w:val="both"/>
          </w:pPr>
        </w:pPrChange>
      </w:pPr>
      <w:r w:rsidRPr="00FC35A7">
        <w:rPr>
          <w:b/>
          <w:sz w:val="24"/>
          <w:szCs w:val="24"/>
          <w:rPrChange w:id="11" w:author="Harshita" w:date="2024-09-30T12:17:00Z">
            <w:rPr/>
          </w:rPrChange>
        </w:rPr>
        <w:t xml:space="preserve">&lt;link </w:t>
      </w:r>
      <w:proofErr w:type="spellStart"/>
      <w:r w:rsidRPr="00FC35A7">
        <w:rPr>
          <w:b/>
          <w:sz w:val="24"/>
          <w:szCs w:val="24"/>
          <w:rPrChange w:id="12" w:author="Harshita" w:date="2024-09-30T12:17:00Z">
            <w:rPr/>
          </w:rPrChange>
        </w:rPr>
        <w:t>href</w:t>
      </w:r>
      <w:proofErr w:type="spellEnd"/>
      <w:r w:rsidRPr="00FC35A7">
        <w:rPr>
          <w:b/>
          <w:sz w:val="24"/>
          <w:szCs w:val="24"/>
          <w:rPrChange w:id="13" w:author="Harshita" w:date="2024-09-30T12:17:00Z">
            <w:rPr/>
          </w:rPrChange>
        </w:rPr>
        <w:t>="</w:t>
      </w:r>
      <w:ins w:id="14" w:author="Harshita" w:date="2024-09-30T12:17:00Z">
        <w:r w:rsidR="005033BC" w:rsidRPr="00FC35A7">
          <w:rPr>
            <w:b/>
            <w:bCs/>
            <w:sz w:val="24"/>
            <w:szCs w:val="24"/>
          </w:rPr>
          <w:t>stylesheet</w:t>
        </w:r>
      </w:ins>
      <w:del w:id="15" w:author="Harshita" w:date="2024-09-30T12:17:00Z">
        <w:r w:rsidRPr="00FC35A7">
          <w:rPr>
            <w:sz w:val="24"/>
            <w:szCs w:val="24"/>
          </w:rPr>
          <w:delText>style</w:delText>
        </w:r>
        <w:r w:rsidR="00B85747" w:rsidRPr="00FC35A7">
          <w:rPr>
            <w:sz w:val="24"/>
            <w:szCs w:val="24"/>
          </w:rPr>
          <w:delText>s</w:delText>
        </w:r>
      </w:del>
      <w:r w:rsidRPr="00FC35A7">
        <w:rPr>
          <w:b/>
          <w:sz w:val="24"/>
          <w:szCs w:val="24"/>
          <w:rPrChange w:id="16" w:author="Harshita" w:date="2024-09-30T12:17:00Z">
            <w:rPr/>
          </w:rPrChange>
        </w:rPr>
        <w:t xml:space="preserve">.css" </w:t>
      </w:r>
      <w:proofErr w:type="spellStart"/>
      <w:r w:rsidRPr="00FC35A7">
        <w:rPr>
          <w:b/>
          <w:sz w:val="24"/>
          <w:szCs w:val="24"/>
          <w:rPrChange w:id="17" w:author="Harshita" w:date="2024-09-30T12:17:00Z">
            <w:rPr/>
          </w:rPrChange>
        </w:rPr>
        <w:t>rel</w:t>
      </w:r>
      <w:proofErr w:type="spellEnd"/>
      <w:r w:rsidRPr="00FC35A7">
        <w:rPr>
          <w:b/>
          <w:sz w:val="24"/>
          <w:szCs w:val="24"/>
          <w:rPrChange w:id="18" w:author="Harshita" w:date="2024-09-30T12:17:00Z">
            <w:rPr/>
          </w:rPrChange>
        </w:rPr>
        <w:t>="stylesheet</w:t>
      </w:r>
      <w:ins w:id="19" w:author="Harshita" w:date="2024-09-30T12:17:00Z">
        <w:r w:rsidR="005033BC" w:rsidRPr="00FC35A7">
          <w:rPr>
            <w:b/>
            <w:bCs/>
            <w:sz w:val="24"/>
            <w:szCs w:val="24"/>
          </w:rPr>
          <w:t>&gt;:</w:t>
        </w:r>
      </w:ins>
      <w:del w:id="20" w:author="Harshita" w:date="2024-09-30T12:17:00Z">
        <w:r w:rsidRPr="00FC35A7">
          <w:rPr>
            <w:sz w:val="24"/>
            <w:szCs w:val="24"/>
          </w:rPr>
          <w:delText>" type="text/css"&gt;:</w:delText>
        </w:r>
      </w:del>
      <w:r w:rsidRPr="00FC35A7">
        <w:rPr>
          <w:sz w:val="24"/>
          <w:szCs w:val="24"/>
        </w:rPr>
        <w:t xml:space="preserve"> Links an external CSS stylesheet named "style.css" to style the webpage</w:t>
      </w:r>
      <w:ins w:id="21" w:author="Harshita" w:date="2024-09-30T12:17:00Z">
        <w:r w:rsidR="005033BC" w:rsidRPr="00FC35A7">
          <w:rPr>
            <w:sz w:val="24"/>
            <w:szCs w:val="24"/>
          </w:rPr>
          <w:t>.</w:t>
        </w:r>
      </w:ins>
    </w:p>
    <w:p w14:paraId="3484FEDD" w14:textId="77777777" w:rsidR="00B85747" w:rsidRPr="00FC35A7" w:rsidRDefault="00B85747" w:rsidP="005033BC">
      <w:pPr>
        <w:pStyle w:val="Heading4"/>
        <w:ind w:left="0" w:firstLine="568"/>
        <w:jc w:val="left"/>
        <w:rPr>
          <w:ins w:id="22" w:author="Harshita" w:date="2024-09-30T12:17:00Z"/>
          <w:b w:val="0"/>
          <w:bCs w:val="0"/>
          <w:i w:val="0"/>
          <w:iCs/>
          <w:sz w:val="24"/>
          <w:szCs w:val="24"/>
          <w:lang w:val="en-IN" w:eastAsia="en-IN" w:bidi="hi-IN"/>
        </w:rPr>
      </w:pPr>
    </w:p>
    <w:p w14:paraId="6D324205" w14:textId="77777777" w:rsidR="005033BC" w:rsidRPr="00FC35A7" w:rsidRDefault="005033BC">
      <w:pPr>
        <w:widowControl/>
        <w:autoSpaceDE/>
        <w:autoSpaceDN/>
        <w:rPr>
          <w:ins w:id="23" w:author="Harshita" w:date="2024-09-30T12:17:00Z"/>
          <w:i/>
          <w:iCs/>
          <w:sz w:val="24"/>
          <w:szCs w:val="24"/>
          <w:lang w:val="en-IN" w:eastAsia="en-IN" w:bidi="hi-IN"/>
        </w:rPr>
      </w:pPr>
      <w:ins w:id="24" w:author="Harshita" w:date="2024-09-30T12:17:00Z">
        <w:r w:rsidRPr="00FC35A7">
          <w:rPr>
            <w:i/>
            <w:iCs/>
            <w:sz w:val="24"/>
            <w:szCs w:val="24"/>
            <w:lang w:val="en-IN" w:eastAsia="en-IN" w:bidi="hi-IN"/>
          </w:rPr>
          <w:br w:type="page"/>
        </w:r>
      </w:ins>
    </w:p>
    <w:p w14:paraId="3C1B9C93" w14:textId="53F499BF" w:rsidR="005033BC" w:rsidRPr="00FC35A7" w:rsidRDefault="005033BC" w:rsidP="005033BC">
      <w:pPr>
        <w:widowControl/>
        <w:autoSpaceDE/>
        <w:autoSpaceDN/>
        <w:rPr>
          <w:ins w:id="25" w:author="Harshita" w:date="2024-09-30T12:17:00Z"/>
          <w:sz w:val="24"/>
          <w:szCs w:val="24"/>
          <w:lang w:val="en-IN" w:eastAsia="en-IN" w:bidi="hi-IN"/>
        </w:rPr>
      </w:pPr>
      <w:ins w:id="26" w:author="Harshita" w:date="2024-09-30T12:17:00Z">
        <w:r w:rsidRPr="00FC35A7">
          <w:rPr>
            <w:b/>
            <w:bCs/>
            <w:sz w:val="24"/>
            <w:szCs w:val="24"/>
            <w:u w:val="single"/>
            <w:lang w:val="en-IN" w:eastAsia="en-IN" w:bidi="hi-IN"/>
          </w:rPr>
          <w:lastRenderedPageBreak/>
          <w:t>HTML CODE:</w:t>
        </w:r>
        <w:r w:rsidR="000C218E" w:rsidRPr="00FC35A7">
          <w:rPr>
            <w:b/>
            <w:bCs/>
            <w:i/>
            <w:iCs/>
            <w:noProof/>
            <w:sz w:val="24"/>
            <w:szCs w:val="24"/>
            <w:u w:val="single"/>
            <w:lang w:val="en-IN" w:eastAsia="en-IN" w:bidi="hi-IN"/>
          </w:rPr>
          <w:t xml:space="preserve"> </w:t>
        </w:r>
      </w:ins>
    </w:p>
    <w:p w14:paraId="0A527677" w14:textId="77777777" w:rsidR="005033BC" w:rsidRPr="00FC35A7" w:rsidRDefault="005033BC" w:rsidP="005033BC">
      <w:pPr>
        <w:widowControl/>
        <w:shd w:val="clear" w:color="auto" w:fill="1F1F1F"/>
        <w:autoSpaceDE/>
        <w:autoSpaceDN/>
        <w:spacing w:line="285" w:lineRule="atLeast"/>
        <w:rPr>
          <w:ins w:id="27" w:author="Harshita" w:date="2024-09-30T12:17:00Z"/>
          <w:color w:val="CCCCCC"/>
          <w:sz w:val="24"/>
          <w:szCs w:val="24"/>
          <w:lang w:val="en-IN" w:eastAsia="en-IN" w:bidi="hi-IN"/>
        </w:rPr>
      </w:pPr>
      <w:ins w:id="28" w:author="Harshita" w:date="2024-09-30T12:17:00Z">
        <w:r w:rsidRPr="00FC35A7">
          <w:rPr>
            <w:color w:val="CCCCCC"/>
            <w:sz w:val="24"/>
            <w:szCs w:val="24"/>
            <w:lang w:val="en-IN" w:eastAsia="en-IN" w:bidi="hi-IN"/>
          </w:rPr>
          <w:t> </w:t>
        </w:r>
        <w:r w:rsidRPr="00FC35A7">
          <w:rPr>
            <w:color w:val="808080"/>
            <w:sz w:val="24"/>
            <w:szCs w:val="24"/>
            <w:lang w:val="en-IN" w:eastAsia="en-IN" w:bidi="hi-IN"/>
          </w:rPr>
          <w:t>&lt;</w:t>
        </w:r>
        <w:r w:rsidRPr="00FC35A7">
          <w:rPr>
            <w:color w:val="569CD6"/>
            <w:sz w:val="24"/>
            <w:szCs w:val="24"/>
            <w:lang w:val="en-IN" w:eastAsia="en-IN" w:bidi="hi-IN"/>
          </w:rPr>
          <w:t>header</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"header"</w:t>
        </w:r>
        <w:r w:rsidRPr="00FC35A7">
          <w:rPr>
            <w:color w:val="808080"/>
            <w:sz w:val="24"/>
            <w:szCs w:val="24"/>
            <w:lang w:val="en-IN" w:eastAsia="en-IN" w:bidi="hi-IN"/>
          </w:rPr>
          <w:t>&gt;</w:t>
        </w:r>
      </w:ins>
    </w:p>
    <w:p w14:paraId="18977C83" w14:textId="77777777" w:rsidR="005033BC" w:rsidRPr="00FC35A7" w:rsidRDefault="005033BC" w:rsidP="005033BC">
      <w:pPr>
        <w:widowControl/>
        <w:shd w:val="clear" w:color="auto" w:fill="1F1F1F"/>
        <w:autoSpaceDE/>
        <w:autoSpaceDN/>
        <w:spacing w:line="285" w:lineRule="atLeast"/>
        <w:rPr>
          <w:ins w:id="29" w:author="Harshita" w:date="2024-09-30T12:17:00Z"/>
          <w:color w:val="CCCCCC"/>
          <w:sz w:val="24"/>
          <w:szCs w:val="24"/>
          <w:lang w:val="en-IN" w:eastAsia="en-IN" w:bidi="hi-IN"/>
        </w:rPr>
      </w:pPr>
      <w:ins w:id="3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"header1"</w:t>
        </w:r>
        <w:r w:rsidRPr="00FC35A7">
          <w:rPr>
            <w:color w:val="808080"/>
            <w:sz w:val="24"/>
            <w:szCs w:val="24"/>
            <w:lang w:val="en-IN" w:eastAsia="en-IN" w:bidi="hi-IN"/>
          </w:rPr>
          <w:t>&gt;</w:t>
        </w:r>
      </w:ins>
    </w:p>
    <w:p w14:paraId="069079CC" w14:textId="77777777" w:rsidR="005033BC" w:rsidRPr="00FC35A7" w:rsidRDefault="005033BC" w:rsidP="005033BC">
      <w:pPr>
        <w:widowControl/>
        <w:shd w:val="clear" w:color="auto" w:fill="1F1F1F"/>
        <w:autoSpaceDE/>
        <w:autoSpaceDN/>
        <w:spacing w:line="285" w:lineRule="atLeast"/>
        <w:rPr>
          <w:ins w:id="31" w:author="Harshita" w:date="2024-09-30T12:17:00Z"/>
          <w:color w:val="CCCCCC"/>
          <w:sz w:val="24"/>
          <w:szCs w:val="24"/>
          <w:lang w:val="en-IN" w:eastAsia="en-IN" w:bidi="hi-IN"/>
        </w:rPr>
      </w:pPr>
      <w:ins w:id="3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808080"/>
            <w:sz w:val="24"/>
            <w:szCs w:val="24"/>
            <w:lang w:val="en-IN" w:eastAsia="en-IN" w:bidi="hi-IN"/>
          </w:rPr>
          <w:t>&gt;&lt;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proofErr w:type="spellStart"/>
        <w:r w:rsidRPr="00FC35A7">
          <w:rPr>
            <w:color w:val="9CDCFE"/>
            <w:sz w:val="24"/>
            <w:szCs w:val="24"/>
            <w:lang w:val="en-IN" w:eastAsia="en-IN" w:bidi="hi-IN"/>
          </w:rPr>
          <w:t>src</w:t>
        </w:r>
        <w:proofErr w:type="spellEnd"/>
        <w:r w:rsidRPr="00FC35A7">
          <w:rPr>
            <w:color w:val="CCCCCC"/>
            <w:sz w:val="24"/>
            <w:szCs w:val="24"/>
            <w:lang w:val="en-IN" w:eastAsia="en-IN" w:bidi="hi-IN"/>
          </w:rPr>
          <w:t>=</w:t>
        </w:r>
        <w:r w:rsidRPr="00FC35A7">
          <w:rPr>
            <w:color w:val="CE9178"/>
            <w:sz w:val="24"/>
            <w:szCs w:val="24"/>
            <w:lang w:val="en-IN" w:eastAsia="en-IN" w:bidi="hi-IN"/>
          </w:rPr>
          <w:t>"logo.jpg"</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"logo"</w:t>
        </w:r>
        <w:r w:rsidRPr="00FC35A7">
          <w:rPr>
            <w:color w:val="CCCCCC"/>
            <w:sz w:val="24"/>
            <w:szCs w:val="24"/>
            <w:lang w:val="en-IN" w:eastAsia="en-IN" w:bidi="hi-IN"/>
          </w:rPr>
          <w:t xml:space="preserve"> </w:t>
        </w:r>
        <w:r w:rsidRPr="00FC35A7">
          <w:rPr>
            <w:color w:val="9CDCFE"/>
            <w:sz w:val="24"/>
            <w:szCs w:val="24"/>
            <w:lang w:val="en-IN" w:eastAsia="en-IN" w:bidi="hi-IN"/>
          </w:rPr>
          <w:t>alt</w:t>
        </w:r>
        <w:r w:rsidRPr="00FC35A7">
          <w:rPr>
            <w:color w:val="CCCCCC"/>
            <w:sz w:val="24"/>
            <w:szCs w:val="24"/>
            <w:lang w:val="en-IN" w:eastAsia="en-IN" w:bidi="hi-IN"/>
          </w:rPr>
          <w:t>=</w:t>
        </w:r>
        <w:r w:rsidRPr="00FC35A7">
          <w:rPr>
            <w:color w:val="CE9178"/>
            <w:sz w:val="24"/>
            <w:szCs w:val="24"/>
            <w:lang w:val="en-IN" w:eastAsia="en-IN" w:bidi="hi-IN"/>
          </w:rPr>
          <w:t>"Bookstore Logo"</w:t>
        </w:r>
        <w:r w:rsidRPr="00FC35A7">
          <w:rPr>
            <w:color w:val="CCCCCC"/>
            <w:sz w:val="24"/>
            <w:szCs w:val="24"/>
            <w:lang w:val="en-IN" w:eastAsia="en-IN" w:bidi="hi-IN"/>
          </w:rPr>
          <w:t xml:space="preserve"> </w:t>
        </w:r>
        <w:r w:rsidRPr="00FC35A7">
          <w:rPr>
            <w:color w:val="9CDCFE"/>
            <w:sz w:val="24"/>
            <w:szCs w:val="24"/>
            <w:lang w:val="en-IN" w:eastAsia="en-IN" w:bidi="hi-IN"/>
          </w:rPr>
          <w:t>style</w:t>
        </w:r>
        <w:r w:rsidRPr="00FC35A7">
          <w:rPr>
            <w:color w:val="CCCCCC"/>
            <w:sz w:val="24"/>
            <w:szCs w:val="24"/>
            <w:lang w:val="en-IN" w:eastAsia="en-IN" w:bidi="hi-IN"/>
          </w:rPr>
          <w:t>=</w:t>
        </w:r>
        <w:r w:rsidRPr="00FC35A7">
          <w:rPr>
            <w:color w:val="CE9178"/>
            <w:sz w:val="24"/>
            <w:szCs w:val="24"/>
            <w:lang w:val="en-IN" w:eastAsia="en-IN" w:bidi="hi-IN"/>
          </w:rPr>
          <w:t>"height: 120px; width: 120px; "</w:t>
        </w:r>
        <w:r w:rsidRPr="00FC35A7">
          <w:rPr>
            <w:color w:val="CCCCCC"/>
            <w:sz w:val="24"/>
            <w:szCs w:val="24"/>
            <w:lang w:val="en-IN" w:eastAsia="en-IN" w:bidi="hi-IN"/>
          </w:rPr>
          <w:t xml:space="preserve"> </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6F9D302B" w14:textId="77777777" w:rsidR="005033BC" w:rsidRPr="00FC35A7" w:rsidRDefault="005033BC" w:rsidP="005033BC">
      <w:pPr>
        <w:widowControl/>
        <w:shd w:val="clear" w:color="auto" w:fill="1F1F1F"/>
        <w:autoSpaceDE/>
        <w:autoSpaceDN/>
        <w:spacing w:line="285" w:lineRule="atLeast"/>
        <w:rPr>
          <w:ins w:id="33" w:author="Harshita" w:date="2024-09-30T12:17:00Z"/>
          <w:color w:val="CCCCCC"/>
          <w:sz w:val="24"/>
          <w:szCs w:val="24"/>
          <w:lang w:val="en-IN" w:eastAsia="en-IN" w:bidi="hi-IN"/>
        </w:rPr>
      </w:pPr>
      <w:ins w:id="3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form</w:t>
        </w:r>
        <w:r w:rsidRPr="00FC35A7">
          <w:rPr>
            <w:color w:val="CCCCCC"/>
            <w:sz w:val="24"/>
            <w:szCs w:val="24"/>
            <w:lang w:val="en-IN" w:eastAsia="en-IN" w:bidi="hi-IN"/>
          </w:rPr>
          <w:t xml:space="preserve"> </w:t>
        </w:r>
        <w:r w:rsidRPr="00FC35A7">
          <w:rPr>
            <w:color w:val="9CDCFE"/>
            <w:sz w:val="24"/>
            <w:szCs w:val="24"/>
            <w:lang w:val="en-IN" w:eastAsia="en-IN" w:bidi="hi-IN"/>
          </w:rPr>
          <w:t>action</w:t>
        </w:r>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METHOD</w:t>
        </w:r>
        <w:r w:rsidRPr="00FC35A7">
          <w:rPr>
            <w:color w:val="CCCCCC"/>
            <w:sz w:val="24"/>
            <w:szCs w:val="24"/>
            <w:lang w:val="en-IN" w:eastAsia="en-IN" w:bidi="hi-IN"/>
          </w:rPr>
          <w:t>=</w:t>
        </w:r>
        <w:r w:rsidRPr="00FC35A7">
          <w:rPr>
            <w:color w:val="CE9178"/>
            <w:sz w:val="24"/>
            <w:szCs w:val="24"/>
            <w:lang w:val="en-IN" w:eastAsia="en-IN" w:bidi="hi-IN"/>
          </w:rPr>
          <w:t>"get"</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"search-form"</w:t>
        </w:r>
        <w:r w:rsidRPr="00FC35A7">
          <w:rPr>
            <w:color w:val="808080"/>
            <w:sz w:val="24"/>
            <w:szCs w:val="24"/>
            <w:lang w:val="en-IN" w:eastAsia="en-IN" w:bidi="hi-IN"/>
          </w:rPr>
          <w:t>&gt;</w:t>
        </w:r>
        <w:r w:rsidRPr="00FC35A7">
          <w:rPr>
            <w:color w:val="CCCCCC"/>
            <w:sz w:val="24"/>
            <w:szCs w:val="24"/>
            <w:lang w:val="en-IN" w:eastAsia="en-IN" w:bidi="hi-IN"/>
          </w:rPr>
          <w:t xml:space="preserve"> </w:t>
        </w:r>
      </w:ins>
    </w:p>
    <w:p w14:paraId="7C4DD023" w14:textId="77777777" w:rsidR="005033BC" w:rsidRPr="00FC35A7" w:rsidRDefault="005033BC" w:rsidP="005033BC">
      <w:pPr>
        <w:widowControl/>
        <w:shd w:val="clear" w:color="auto" w:fill="1F1F1F"/>
        <w:autoSpaceDE/>
        <w:autoSpaceDN/>
        <w:spacing w:line="285" w:lineRule="atLeast"/>
        <w:rPr>
          <w:ins w:id="35" w:author="Harshita" w:date="2024-09-30T12:17:00Z"/>
          <w:color w:val="CCCCCC"/>
          <w:sz w:val="24"/>
          <w:szCs w:val="24"/>
          <w:lang w:val="en-IN" w:eastAsia="en-IN" w:bidi="hi-IN"/>
        </w:rPr>
      </w:pPr>
      <w:ins w:id="3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input</w:t>
        </w:r>
        <w:r w:rsidRPr="00FC35A7">
          <w:rPr>
            <w:color w:val="CCCCCC"/>
            <w:sz w:val="24"/>
            <w:szCs w:val="24"/>
            <w:lang w:val="en-IN" w:eastAsia="en-IN" w:bidi="hi-IN"/>
          </w:rPr>
          <w:t xml:space="preserve"> </w:t>
        </w:r>
        <w:r w:rsidRPr="00FC35A7">
          <w:rPr>
            <w:color w:val="9CDCFE"/>
            <w:sz w:val="24"/>
            <w:szCs w:val="24"/>
            <w:lang w:val="en-IN" w:eastAsia="en-IN" w:bidi="hi-IN"/>
          </w:rPr>
          <w:t>type</w:t>
        </w:r>
        <w:r w:rsidRPr="00FC35A7">
          <w:rPr>
            <w:color w:val="CCCCCC"/>
            <w:sz w:val="24"/>
            <w:szCs w:val="24"/>
            <w:lang w:val="en-IN" w:eastAsia="en-IN" w:bidi="hi-IN"/>
          </w:rPr>
          <w:t>=</w:t>
        </w:r>
        <w:r w:rsidRPr="00FC35A7">
          <w:rPr>
            <w:color w:val="CE9178"/>
            <w:sz w:val="24"/>
            <w:szCs w:val="24"/>
            <w:lang w:val="en-IN" w:eastAsia="en-IN" w:bidi="hi-IN"/>
          </w:rPr>
          <w:t>"search"</w:t>
        </w:r>
        <w:r w:rsidRPr="00FC35A7">
          <w:rPr>
            <w:color w:val="CCCCCC"/>
            <w:sz w:val="24"/>
            <w:szCs w:val="24"/>
            <w:lang w:val="en-IN" w:eastAsia="en-IN" w:bidi="hi-IN"/>
          </w:rPr>
          <w:t xml:space="preserve"> </w:t>
        </w:r>
        <w:r w:rsidRPr="00FC35A7">
          <w:rPr>
            <w:color w:val="9CDCFE"/>
            <w:sz w:val="24"/>
            <w:szCs w:val="24"/>
            <w:lang w:val="en-IN" w:eastAsia="en-IN" w:bidi="hi-IN"/>
          </w:rPr>
          <w:t>name</w:t>
        </w:r>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placeholder</w:t>
        </w:r>
        <w:r w:rsidRPr="00FC35A7">
          <w:rPr>
            <w:color w:val="CCCCCC"/>
            <w:sz w:val="24"/>
            <w:szCs w:val="24"/>
            <w:lang w:val="en-IN" w:eastAsia="en-IN" w:bidi="hi-IN"/>
          </w:rPr>
          <w:t>=</w:t>
        </w:r>
        <w:r w:rsidRPr="00FC35A7">
          <w:rPr>
            <w:color w:val="CE9178"/>
            <w:sz w:val="24"/>
            <w:szCs w:val="24"/>
            <w:lang w:val="en-IN" w:eastAsia="en-IN" w:bidi="hi-IN"/>
          </w:rPr>
          <w:t>"search here...."</w:t>
        </w:r>
        <w:r w:rsidRPr="00FC35A7">
          <w:rPr>
            <w:color w:val="CCCCCC"/>
            <w:sz w:val="24"/>
            <w:szCs w:val="24"/>
            <w:lang w:val="en-IN" w:eastAsia="en-IN" w:bidi="hi-IN"/>
          </w:rPr>
          <w:t xml:space="preserve"> </w:t>
        </w:r>
        <w:r w:rsidRPr="00FC35A7">
          <w:rPr>
            <w:color w:val="9CDCFE"/>
            <w:sz w:val="24"/>
            <w:szCs w:val="24"/>
            <w:lang w:val="en-IN" w:eastAsia="en-IN" w:bidi="hi-IN"/>
          </w:rPr>
          <w:t>id</w:t>
        </w:r>
        <w:r w:rsidRPr="00FC35A7">
          <w:rPr>
            <w:color w:val="CCCCCC"/>
            <w:sz w:val="24"/>
            <w:szCs w:val="24"/>
            <w:lang w:val="en-IN" w:eastAsia="en-IN" w:bidi="hi-IN"/>
          </w:rPr>
          <w:t>=</w:t>
        </w:r>
        <w:r w:rsidRPr="00FC35A7">
          <w:rPr>
            <w:color w:val="CE9178"/>
            <w:sz w:val="24"/>
            <w:szCs w:val="24"/>
            <w:lang w:val="en-IN" w:eastAsia="en-IN" w:bidi="hi-IN"/>
          </w:rPr>
          <w:t>"search-box"</w:t>
        </w:r>
        <w:r w:rsidRPr="00FC35A7">
          <w:rPr>
            <w:color w:val="808080"/>
            <w:sz w:val="24"/>
            <w:szCs w:val="24"/>
            <w:lang w:val="en-IN" w:eastAsia="en-IN" w:bidi="hi-IN"/>
          </w:rPr>
          <w:t>&gt;</w:t>
        </w:r>
      </w:ins>
    </w:p>
    <w:p w14:paraId="5036CBEB" w14:textId="77777777" w:rsidR="005033BC" w:rsidRPr="00FC35A7" w:rsidRDefault="005033BC" w:rsidP="005033BC">
      <w:pPr>
        <w:widowControl/>
        <w:shd w:val="clear" w:color="auto" w:fill="1F1F1F"/>
        <w:autoSpaceDE/>
        <w:autoSpaceDN/>
        <w:spacing w:line="285" w:lineRule="atLeast"/>
        <w:rPr>
          <w:ins w:id="37" w:author="Harshita" w:date="2024-09-30T12:17:00Z"/>
          <w:color w:val="CCCCCC"/>
          <w:sz w:val="24"/>
          <w:szCs w:val="24"/>
          <w:lang w:val="en-IN" w:eastAsia="en-IN" w:bidi="hi-IN"/>
        </w:rPr>
      </w:pPr>
      <w:ins w:id="3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form</w:t>
        </w:r>
        <w:r w:rsidRPr="00FC35A7">
          <w:rPr>
            <w:color w:val="808080"/>
            <w:sz w:val="24"/>
            <w:szCs w:val="24"/>
            <w:lang w:val="en-IN" w:eastAsia="en-IN" w:bidi="hi-IN"/>
          </w:rPr>
          <w:t>&gt;</w:t>
        </w:r>
      </w:ins>
    </w:p>
    <w:p w14:paraId="6139E44A" w14:textId="77777777" w:rsidR="005033BC" w:rsidRPr="00FC35A7" w:rsidRDefault="005033BC" w:rsidP="005033BC">
      <w:pPr>
        <w:widowControl/>
        <w:shd w:val="clear" w:color="auto" w:fill="1F1F1F"/>
        <w:autoSpaceDE/>
        <w:autoSpaceDN/>
        <w:spacing w:line="285" w:lineRule="atLeast"/>
        <w:rPr>
          <w:ins w:id="39" w:author="Harshita" w:date="2024-09-30T12:17:00Z"/>
          <w:color w:val="CCCCCC"/>
          <w:sz w:val="24"/>
          <w:szCs w:val="24"/>
          <w:lang w:val="en-IN" w:eastAsia="en-IN" w:bidi="hi-IN"/>
        </w:rPr>
      </w:pPr>
    </w:p>
    <w:p w14:paraId="04F7D6A2" w14:textId="77777777" w:rsidR="005033BC" w:rsidRPr="00FC35A7" w:rsidRDefault="005033BC" w:rsidP="005033BC">
      <w:pPr>
        <w:widowControl/>
        <w:shd w:val="clear" w:color="auto" w:fill="1F1F1F"/>
        <w:autoSpaceDE/>
        <w:autoSpaceDN/>
        <w:spacing w:line="285" w:lineRule="atLeast"/>
        <w:rPr>
          <w:ins w:id="40" w:author="Harshita" w:date="2024-09-30T12:17:00Z"/>
          <w:color w:val="CCCCCC"/>
          <w:sz w:val="24"/>
          <w:szCs w:val="24"/>
          <w:lang w:val="en-IN" w:eastAsia="en-IN" w:bidi="hi-IN"/>
        </w:rPr>
      </w:pPr>
      <w:ins w:id="41"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"header2"</w:t>
        </w:r>
        <w:r w:rsidRPr="00FC35A7">
          <w:rPr>
            <w:color w:val="808080"/>
            <w:sz w:val="24"/>
            <w:szCs w:val="24"/>
            <w:lang w:val="en-IN" w:eastAsia="en-IN" w:bidi="hi-IN"/>
          </w:rPr>
          <w:t>&gt;</w:t>
        </w:r>
      </w:ins>
    </w:p>
    <w:p w14:paraId="32F1BFF9" w14:textId="77777777" w:rsidR="005033BC" w:rsidRPr="00FC35A7" w:rsidRDefault="005033BC" w:rsidP="005033BC">
      <w:pPr>
        <w:widowControl/>
        <w:shd w:val="clear" w:color="auto" w:fill="1F1F1F"/>
        <w:autoSpaceDE/>
        <w:autoSpaceDN/>
        <w:spacing w:line="285" w:lineRule="atLeast"/>
        <w:rPr>
          <w:ins w:id="42" w:author="Harshita" w:date="2024-09-30T12:17:00Z"/>
          <w:color w:val="CCCCCC"/>
          <w:sz w:val="24"/>
          <w:szCs w:val="24"/>
          <w:lang w:val="en-IN" w:eastAsia="en-IN" w:bidi="hi-IN"/>
        </w:rPr>
      </w:pPr>
      <w:ins w:id="43"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nav</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w:t>
        </w:r>
        <w:proofErr w:type="spellStart"/>
        <w:r w:rsidRPr="00FC35A7">
          <w:rPr>
            <w:color w:val="CE9178"/>
            <w:sz w:val="24"/>
            <w:szCs w:val="24"/>
            <w:lang w:val="en-IN" w:eastAsia="en-IN" w:bidi="hi-IN"/>
          </w:rPr>
          <w:t>navbar</w:t>
        </w:r>
        <w:proofErr w:type="spellEnd"/>
        <w:r w:rsidRPr="00FC35A7">
          <w:rPr>
            <w:color w:val="CE9178"/>
            <w:sz w:val="24"/>
            <w:szCs w:val="24"/>
            <w:lang w:val="en-IN" w:eastAsia="en-IN" w:bidi="hi-IN"/>
          </w:rPr>
          <w:t>"</w:t>
        </w:r>
        <w:r w:rsidRPr="00FC35A7">
          <w:rPr>
            <w:color w:val="808080"/>
            <w:sz w:val="24"/>
            <w:szCs w:val="24"/>
            <w:lang w:val="en-IN" w:eastAsia="en-IN" w:bidi="hi-IN"/>
          </w:rPr>
          <w:t>&gt;</w:t>
        </w:r>
      </w:ins>
    </w:p>
    <w:p w14:paraId="7F5E72FE" w14:textId="77777777" w:rsidR="005033BC" w:rsidRPr="00FC35A7" w:rsidRDefault="005033BC" w:rsidP="005033BC">
      <w:pPr>
        <w:widowControl/>
        <w:shd w:val="clear" w:color="auto" w:fill="1F1F1F"/>
        <w:autoSpaceDE/>
        <w:autoSpaceDN/>
        <w:spacing w:line="285" w:lineRule="atLeast"/>
        <w:rPr>
          <w:ins w:id="44" w:author="Harshita" w:date="2024-09-30T12:17:00Z"/>
          <w:color w:val="CCCCCC"/>
          <w:sz w:val="24"/>
          <w:szCs w:val="24"/>
          <w:lang w:val="en-IN" w:eastAsia="en-IN" w:bidi="hi-IN"/>
        </w:rPr>
      </w:pPr>
      <w:ins w:id="45"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"#home"</w:t>
        </w:r>
        <w:r w:rsidRPr="00FC35A7">
          <w:rPr>
            <w:color w:val="808080"/>
            <w:sz w:val="24"/>
            <w:szCs w:val="24"/>
            <w:lang w:val="en-IN" w:eastAsia="en-IN" w:bidi="hi-IN"/>
          </w:rPr>
          <w:t>&gt;</w:t>
        </w:r>
        <w:r w:rsidRPr="00FC35A7">
          <w:rPr>
            <w:color w:val="CCCCCC"/>
            <w:sz w:val="24"/>
            <w:szCs w:val="24"/>
            <w:lang w:val="en-IN" w:eastAsia="en-IN" w:bidi="hi-IN"/>
          </w:rPr>
          <w:t>home</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w:t>
        </w:r>
      </w:ins>
    </w:p>
    <w:p w14:paraId="656E7BAC" w14:textId="77777777" w:rsidR="005033BC" w:rsidRPr="00FC35A7" w:rsidRDefault="005033BC" w:rsidP="005033BC">
      <w:pPr>
        <w:widowControl/>
        <w:shd w:val="clear" w:color="auto" w:fill="1F1F1F"/>
        <w:autoSpaceDE/>
        <w:autoSpaceDN/>
        <w:spacing w:line="285" w:lineRule="atLeast"/>
        <w:rPr>
          <w:ins w:id="46" w:author="Harshita" w:date="2024-09-30T12:17:00Z"/>
          <w:color w:val="CCCCCC"/>
          <w:sz w:val="24"/>
          <w:szCs w:val="24"/>
          <w:lang w:val="en-IN" w:eastAsia="en-IN" w:bidi="hi-IN"/>
        </w:rPr>
      </w:pPr>
      <w:ins w:id="47"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"#featured"</w:t>
        </w:r>
        <w:r w:rsidRPr="00FC35A7">
          <w:rPr>
            <w:color w:val="808080"/>
            <w:sz w:val="24"/>
            <w:szCs w:val="24"/>
            <w:lang w:val="en-IN" w:eastAsia="en-IN" w:bidi="hi-IN"/>
          </w:rPr>
          <w:t>&gt;</w:t>
        </w:r>
        <w:r w:rsidRPr="00FC35A7">
          <w:rPr>
            <w:color w:val="CCCCCC"/>
            <w:sz w:val="24"/>
            <w:szCs w:val="24"/>
            <w:lang w:val="en-IN" w:eastAsia="en-IN" w:bidi="hi-IN"/>
          </w:rPr>
          <w:t>featured</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w:t>
        </w:r>
      </w:ins>
    </w:p>
    <w:p w14:paraId="5A8B69FF" w14:textId="77777777" w:rsidR="005033BC" w:rsidRPr="00FC35A7" w:rsidRDefault="005033BC" w:rsidP="005033BC">
      <w:pPr>
        <w:widowControl/>
        <w:shd w:val="clear" w:color="auto" w:fill="1F1F1F"/>
        <w:autoSpaceDE/>
        <w:autoSpaceDN/>
        <w:spacing w:line="285" w:lineRule="atLeast"/>
        <w:rPr>
          <w:ins w:id="48" w:author="Harshita" w:date="2024-09-30T12:17:00Z"/>
          <w:color w:val="CCCCCC"/>
          <w:sz w:val="24"/>
          <w:szCs w:val="24"/>
          <w:lang w:val="en-IN" w:eastAsia="en-IN" w:bidi="hi-IN"/>
        </w:rPr>
      </w:pPr>
      <w:ins w:id="49"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"#arrivals"</w:t>
        </w:r>
        <w:r w:rsidRPr="00FC35A7">
          <w:rPr>
            <w:color w:val="808080"/>
            <w:sz w:val="24"/>
            <w:szCs w:val="24"/>
            <w:lang w:val="en-IN" w:eastAsia="en-IN" w:bidi="hi-IN"/>
          </w:rPr>
          <w:t>&gt;</w:t>
        </w:r>
        <w:r w:rsidRPr="00FC35A7">
          <w:rPr>
            <w:color w:val="CCCCCC"/>
            <w:sz w:val="24"/>
            <w:szCs w:val="24"/>
            <w:lang w:val="en-IN" w:eastAsia="en-IN" w:bidi="hi-IN"/>
          </w:rPr>
          <w:t>arrivals</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w:t>
        </w:r>
      </w:ins>
    </w:p>
    <w:p w14:paraId="316E46C9" w14:textId="77777777" w:rsidR="005033BC" w:rsidRPr="00FC35A7" w:rsidRDefault="005033BC" w:rsidP="005033BC">
      <w:pPr>
        <w:widowControl/>
        <w:shd w:val="clear" w:color="auto" w:fill="1F1F1F"/>
        <w:autoSpaceDE/>
        <w:autoSpaceDN/>
        <w:spacing w:line="285" w:lineRule="atLeast"/>
        <w:rPr>
          <w:ins w:id="50" w:author="Harshita" w:date="2024-09-30T12:17:00Z"/>
          <w:color w:val="CCCCCC"/>
          <w:sz w:val="24"/>
          <w:szCs w:val="24"/>
          <w:lang w:val="en-IN" w:eastAsia="en-IN" w:bidi="hi-IN"/>
        </w:rPr>
      </w:pPr>
      <w:ins w:id="51"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"#reviews"</w:t>
        </w:r>
        <w:r w:rsidRPr="00FC35A7">
          <w:rPr>
            <w:color w:val="808080"/>
            <w:sz w:val="24"/>
            <w:szCs w:val="24"/>
            <w:lang w:val="en-IN" w:eastAsia="en-IN" w:bidi="hi-IN"/>
          </w:rPr>
          <w:t>&gt;</w:t>
        </w:r>
        <w:r w:rsidRPr="00FC35A7">
          <w:rPr>
            <w:color w:val="CCCCCC"/>
            <w:sz w:val="24"/>
            <w:szCs w:val="24"/>
            <w:lang w:val="en-IN" w:eastAsia="en-IN" w:bidi="hi-IN"/>
          </w:rPr>
          <w:t>reviews</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w:t>
        </w:r>
      </w:ins>
    </w:p>
    <w:p w14:paraId="6E9E5D1E" w14:textId="77777777" w:rsidR="005033BC" w:rsidRPr="00FC35A7" w:rsidRDefault="005033BC" w:rsidP="005033BC">
      <w:pPr>
        <w:widowControl/>
        <w:shd w:val="clear" w:color="auto" w:fill="1F1F1F"/>
        <w:autoSpaceDE/>
        <w:autoSpaceDN/>
        <w:spacing w:line="285" w:lineRule="atLeast"/>
        <w:rPr>
          <w:ins w:id="52" w:author="Harshita" w:date="2024-09-30T12:17:00Z"/>
          <w:color w:val="CCCCCC"/>
          <w:sz w:val="24"/>
          <w:szCs w:val="24"/>
          <w:lang w:val="en-IN" w:eastAsia="en-IN" w:bidi="hi-IN"/>
        </w:rPr>
      </w:pPr>
      <w:ins w:id="53"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"#blogs"</w:t>
        </w:r>
        <w:r w:rsidRPr="00FC35A7">
          <w:rPr>
            <w:color w:val="808080"/>
            <w:sz w:val="24"/>
            <w:szCs w:val="24"/>
            <w:lang w:val="en-IN" w:eastAsia="en-IN" w:bidi="hi-IN"/>
          </w:rPr>
          <w:t>&gt;</w:t>
        </w:r>
        <w:r w:rsidRPr="00FC35A7">
          <w:rPr>
            <w:color w:val="CCCCCC"/>
            <w:sz w:val="24"/>
            <w:szCs w:val="24"/>
            <w:lang w:val="en-IN" w:eastAsia="en-IN" w:bidi="hi-IN"/>
          </w:rPr>
          <w:t>blogs</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w:t>
        </w:r>
      </w:ins>
    </w:p>
    <w:p w14:paraId="4C672868" w14:textId="77777777" w:rsidR="005033BC" w:rsidRPr="00FC35A7" w:rsidRDefault="005033BC" w:rsidP="005033BC">
      <w:pPr>
        <w:widowControl/>
        <w:shd w:val="clear" w:color="auto" w:fill="1F1F1F"/>
        <w:autoSpaceDE/>
        <w:autoSpaceDN/>
        <w:spacing w:line="285" w:lineRule="atLeast"/>
        <w:rPr>
          <w:ins w:id="54" w:author="Harshita" w:date="2024-09-30T12:17:00Z"/>
          <w:color w:val="CCCCCC"/>
          <w:sz w:val="24"/>
          <w:szCs w:val="24"/>
          <w:lang w:val="en-IN" w:eastAsia="en-IN" w:bidi="hi-IN"/>
        </w:rPr>
      </w:pPr>
      <w:ins w:id="55" w:author="Harshita" w:date="2024-09-30T12:17:00Z">
        <w:r w:rsidRPr="00FC35A7">
          <w:rPr>
            <w:color w:val="CCCCCC"/>
            <w:sz w:val="24"/>
            <w:szCs w:val="24"/>
            <w:lang w:val="en-IN" w:eastAsia="en-IN" w:bidi="hi-IN"/>
          </w:rPr>
          <w:t xml:space="preserve">                </w:t>
        </w:r>
      </w:ins>
    </w:p>
    <w:p w14:paraId="2C85F5D3" w14:textId="77777777" w:rsidR="005033BC" w:rsidRPr="00FC35A7" w:rsidRDefault="005033BC" w:rsidP="005033BC">
      <w:pPr>
        <w:widowControl/>
        <w:shd w:val="clear" w:color="auto" w:fill="1F1F1F"/>
        <w:autoSpaceDE/>
        <w:autoSpaceDN/>
        <w:spacing w:line="285" w:lineRule="atLeast"/>
        <w:rPr>
          <w:ins w:id="56" w:author="Harshita" w:date="2024-09-30T12:17:00Z"/>
          <w:color w:val="CCCCCC"/>
          <w:sz w:val="24"/>
          <w:szCs w:val="24"/>
          <w:lang w:val="en-IN" w:eastAsia="en-IN" w:bidi="hi-IN"/>
        </w:rPr>
      </w:pPr>
      <w:ins w:id="57"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"icons"</w:t>
        </w:r>
        <w:r w:rsidRPr="00FC35A7">
          <w:rPr>
            <w:color w:val="808080"/>
            <w:sz w:val="24"/>
            <w:szCs w:val="24"/>
            <w:lang w:val="en-IN" w:eastAsia="en-IN" w:bidi="hi-IN"/>
          </w:rPr>
          <w:t>&gt;</w:t>
        </w:r>
      </w:ins>
    </w:p>
    <w:p w14:paraId="2A34638A" w14:textId="77777777" w:rsidR="005033BC" w:rsidRPr="00FC35A7" w:rsidRDefault="005033BC" w:rsidP="005033BC">
      <w:pPr>
        <w:widowControl/>
        <w:shd w:val="clear" w:color="auto" w:fill="1F1F1F"/>
        <w:autoSpaceDE/>
        <w:autoSpaceDN/>
        <w:spacing w:line="285" w:lineRule="atLeast"/>
        <w:rPr>
          <w:ins w:id="58" w:author="Harshita" w:date="2024-09-30T12:17:00Z"/>
          <w:color w:val="CCCCCC"/>
          <w:sz w:val="24"/>
          <w:szCs w:val="24"/>
          <w:lang w:val="en-IN" w:eastAsia="en-IN" w:bidi="hi-IN"/>
        </w:rPr>
      </w:pPr>
      <w:ins w:id="59"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808080"/>
            <w:sz w:val="24"/>
            <w:szCs w:val="24"/>
            <w:lang w:val="en-IN" w:eastAsia="en-IN" w:bidi="hi-IN"/>
          </w:rPr>
          <w:t>&gt;&lt;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"C1"</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src</w:t>
        </w:r>
        <w:proofErr w:type="spellEnd"/>
        <w:r w:rsidRPr="00FC35A7">
          <w:rPr>
            <w:color w:val="CCCCCC"/>
            <w:sz w:val="24"/>
            <w:szCs w:val="24"/>
            <w:lang w:val="en-IN" w:eastAsia="en-IN" w:bidi="hi-IN"/>
          </w:rPr>
          <w:t>=</w:t>
        </w:r>
        <w:r w:rsidRPr="00FC35A7">
          <w:rPr>
            <w:color w:val="CE9178"/>
            <w:sz w:val="24"/>
            <w:szCs w:val="24"/>
            <w:lang w:val="en-IN" w:eastAsia="en-IN" w:bidi="hi-IN"/>
          </w:rPr>
          <w:t>"favIMG.png"</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36DB6E57" w14:textId="77777777" w:rsidR="005033BC" w:rsidRPr="00FC35A7" w:rsidRDefault="005033BC" w:rsidP="005033BC">
      <w:pPr>
        <w:widowControl/>
        <w:shd w:val="clear" w:color="auto" w:fill="1F1F1F"/>
        <w:autoSpaceDE/>
        <w:autoSpaceDN/>
        <w:spacing w:line="285" w:lineRule="atLeast"/>
        <w:rPr>
          <w:ins w:id="60" w:author="Harshita" w:date="2024-09-30T12:17:00Z"/>
          <w:color w:val="CCCCCC"/>
          <w:sz w:val="24"/>
          <w:szCs w:val="24"/>
          <w:lang w:val="en-IN" w:eastAsia="en-IN" w:bidi="hi-IN"/>
        </w:rPr>
      </w:pPr>
      <w:ins w:id="61"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808080"/>
            <w:sz w:val="24"/>
            <w:szCs w:val="24"/>
            <w:lang w:val="en-IN" w:eastAsia="en-IN" w:bidi="hi-IN"/>
          </w:rPr>
          <w:t>&gt;&lt;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"C1"</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src</w:t>
        </w:r>
        <w:proofErr w:type="spellEnd"/>
        <w:r w:rsidRPr="00FC35A7">
          <w:rPr>
            <w:color w:val="CCCCCC"/>
            <w:sz w:val="24"/>
            <w:szCs w:val="24"/>
            <w:lang w:val="en-IN" w:eastAsia="en-IN" w:bidi="hi-IN"/>
          </w:rPr>
          <w:t>=</w:t>
        </w:r>
        <w:r w:rsidRPr="00FC35A7">
          <w:rPr>
            <w:color w:val="CE9178"/>
            <w:sz w:val="24"/>
            <w:szCs w:val="24"/>
            <w:lang w:val="en-IN" w:eastAsia="en-IN" w:bidi="hi-IN"/>
          </w:rPr>
          <w:t>"cartIMG.png"</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1B24C4D7" w14:textId="77777777" w:rsidR="005033BC" w:rsidRPr="00FC35A7" w:rsidRDefault="005033BC" w:rsidP="005033BC">
      <w:pPr>
        <w:widowControl/>
        <w:shd w:val="clear" w:color="auto" w:fill="1F1F1F"/>
        <w:autoSpaceDE/>
        <w:autoSpaceDN/>
        <w:spacing w:line="285" w:lineRule="atLeast"/>
        <w:rPr>
          <w:ins w:id="62" w:author="Harshita" w:date="2024-09-30T12:17:00Z"/>
          <w:color w:val="CCCCCC"/>
          <w:sz w:val="24"/>
          <w:szCs w:val="24"/>
          <w:lang w:val="en-IN" w:eastAsia="en-IN" w:bidi="hi-IN"/>
        </w:rPr>
      </w:pPr>
      <w:ins w:id="63"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"loginpage.html"</w:t>
        </w:r>
        <w:r w:rsidRPr="00FC35A7">
          <w:rPr>
            <w:color w:val="808080"/>
            <w:sz w:val="24"/>
            <w:szCs w:val="24"/>
            <w:lang w:val="en-IN" w:eastAsia="en-IN" w:bidi="hi-IN"/>
          </w:rPr>
          <w:t>&gt;&lt;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"C1"</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src</w:t>
        </w:r>
        <w:proofErr w:type="spellEnd"/>
        <w:r w:rsidRPr="00FC35A7">
          <w:rPr>
            <w:color w:val="CCCCCC"/>
            <w:sz w:val="24"/>
            <w:szCs w:val="24"/>
            <w:lang w:val="en-IN" w:eastAsia="en-IN" w:bidi="hi-IN"/>
          </w:rPr>
          <w:t>=</w:t>
        </w:r>
        <w:r w:rsidRPr="00FC35A7">
          <w:rPr>
            <w:color w:val="CE9178"/>
            <w:sz w:val="24"/>
            <w:szCs w:val="24"/>
            <w:lang w:val="en-IN" w:eastAsia="en-IN" w:bidi="hi-IN"/>
          </w:rPr>
          <w:t>"login.png"</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6CA03FA6" w14:textId="77777777" w:rsidR="005033BC" w:rsidRPr="00FC35A7" w:rsidRDefault="005033BC" w:rsidP="005033BC">
      <w:pPr>
        <w:widowControl/>
        <w:shd w:val="clear" w:color="auto" w:fill="1F1F1F"/>
        <w:autoSpaceDE/>
        <w:autoSpaceDN/>
        <w:spacing w:line="285" w:lineRule="atLeast"/>
        <w:rPr>
          <w:ins w:id="64" w:author="Harshita" w:date="2024-09-30T12:17:00Z"/>
          <w:color w:val="CCCCCC"/>
          <w:sz w:val="24"/>
          <w:szCs w:val="24"/>
          <w:lang w:val="en-IN" w:eastAsia="en-IN" w:bidi="hi-IN"/>
        </w:rPr>
      </w:pPr>
      <w:ins w:id="65"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5AB6B173" w14:textId="77777777" w:rsidR="005033BC" w:rsidRPr="00FC35A7" w:rsidRDefault="005033BC" w:rsidP="005033BC">
      <w:pPr>
        <w:widowControl/>
        <w:shd w:val="clear" w:color="auto" w:fill="1F1F1F"/>
        <w:autoSpaceDE/>
        <w:autoSpaceDN/>
        <w:spacing w:line="285" w:lineRule="atLeast"/>
        <w:rPr>
          <w:ins w:id="66" w:author="Harshita" w:date="2024-09-30T12:17:00Z"/>
          <w:color w:val="CCCCCC"/>
          <w:sz w:val="24"/>
          <w:szCs w:val="24"/>
          <w:lang w:val="en-IN" w:eastAsia="en-IN" w:bidi="hi-IN"/>
        </w:rPr>
      </w:pPr>
      <w:ins w:id="67"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nav</w:t>
        </w:r>
        <w:proofErr w:type="spellEnd"/>
        <w:r w:rsidRPr="00FC35A7">
          <w:rPr>
            <w:color w:val="808080"/>
            <w:sz w:val="24"/>
            <w:szCs w:val="24"/>
            <w:lang w:val="en-IN" w:eastAsia="en-IN" w:bidi="hi-IN"/>
          </w:rPr>
          <w:t>&gt;</w:t>
        </w:r>
      </w:ins>
    </w:p>
    <w:p w14:paraId="2DC26338" w14:textId="77777777" w:rsidR="005033BC" w:rsidRPr="00FC35A7" w:rsidRDefault="005033BC" w:rsidP="005033BC">
      <w:pPr>
        <w:widowControl/>
        <w:shd w:val="clear" w:color="auto" w:fill="1F1F1F"/>
        <w:autoSpaceDE/>
        <w:autoSpaceDN/>
        <w:spacing w:line="285" w:lineRule="atLeast"/>
        <w:rPr>
          <w:ins w:id="68" w:author="Harshita" w:date="2024-09-30T12:17:00Z"/>
          <w:color w:val="CCCCCC"/>
          <w:sz w:val="24"/>
          <w:szCs w:val="24"/>
          <w:lang w:val="en-IN" w:eastAsia="en-IN" w:bidi="hi-IN"/>
        </w:rPr>
      </w:pPr>
      <w:ins w:id="69"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1565180A" w14:textId="77777777" w:rsidR="005033BC" w:rsidRPr="00FC35A7" w:rsidRDefault="005033BC" w:rsidP="005033BC">
      <w:pPr>
        <w:widowControl/>
        <w:shd w:val="clear" w:color="auto" w:fill="1F1F1F"/>
        <w:autoSpaceDE/>
        <w:autoSpaceDN/>
        <w:spacing w:line="285" w:lineRule="atLeast"/>
        <w:rPr>
          <w:ins w:id="70" w:author="Harshita" w:date="2024-09-30T12:17:00Z"/>
          <w:color w:val="CCCCCC"/>
          <w:sz w:val="24"/>
          <w:szCs w:val="24"/>
          <w:lang w:val="en-IN" w:eastAsia="en-IN" w:bidi="hi-IN"/>
        </w:rPr>
      </w:pPr>
      <w:ins w:id="71" w:author="Harshita" w:date="2024-09-30T12:17:00Z">
        <w:r w:rsidRPr="00FC35A7">
          <w:rPr>
            <w:color w:val="CCCCCC"/>
            <w:sz w:val="24"/>
            <w:szCs w:val="24"/>
            <w:lang w:val="en-IN" w:eastAsia="en-IN" w:bidi="hi-IN"/>
          </w:rPr>
          <w:t>           </w:t>
        </w:r>
      </w:ins>
    </w:p>
    <w:p w14:paraId="6257F00D" w14:textId="77777777" w:rsidR="005033BC" w:rsidRPr="00FC35A7" w:rsidRDefault="005033BC" w:rsidP="005033BC">
      <w:pPr>
        <w:widowControl/>
        <w:shd w:val="clear" w:color="auto" w:fill="1F1F1F"/>
        <w:autoSpaceDE/>
        <w:autoSpaceDN/>
        <w:spacing w:line="285" w:lineRule="atLeast"/>
        <w:rPr>
          <w:ins w:id="72" w:author="Harshita" w:date="2024-09-30T12:17:00Z"/>
          <w:color w:val="CCCCCC"/>
          <w:sz w:val="24"/>
          <w:szCs w:val="24"/>
          <w:lang w:val="en-IN" w:eastAsia="en-IN" w:bidi="hi-IN"/>
        </w:rPr>
      </w:pPr>
      <w:ins w:id="73" w:author="Harshita" w:date="2024-09-30T12:17:00Z">
        <w:r w:rsidRPr="00FC35A7">
          <w:rPr>
            <w:color w:val="CCCCCC"/>
            <w:sz w:val="24"/>
            <w:szCs w:val="24"/>
            <w:lang w:val="en-IN" w:eastAsia="en-IN" w:bidi="hi-IN"/>
          </w:rPr>
          <w:t xml:space="preserve">        </w:t>
        </w:r>
      </w:ins>
    </w:p>
    <w:p w14:paraId="62A11A4E" w14:textId="77777777" w:rsidR="005033BC" w:rsidRPr="00FC35A7" w:rsidRDefault="005033BC" w:rsidP="005033BC">
      <w:pPr>
        <w:widowControl/>
        <w:shd w:val="clear" w:color="auto" w:fill="1F1F1F"/>
        <w:autoSpaceDE/>
        <w:autoSpaceDN/>
        <w:spacing w:line="285" w:lineRule="atLeast"/>
        <w:rPr>
          <w:ins w:id="74" w:author="Harshita" w:date="2024-09-30T12:17:00Z"/>
          <w:color w:val="CCCCCC"/>
          <w:sz w:val="24"/>
          <w:szCs w:val="24"/>
          <w:lang w:val="en-IN" w:eastAsia="en-IN" w:bidi="hi-IN"/>
        </w:rPr>
      </w:pPr>
      <w:ins w:id="75"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header</w:t>
        </w:r>
        <w:r w:rsidRPr="00FC35A7">
          <w:rPr>
            <w:color w:val="808080"/>
            <w:sz w:val="24"/>
            <w:szCs w:val="24"/>
            <w:lang w:val="en-IN" w:eastAsia="en-IN" w:bidi="hi-IN"/>
          </w:rPr>
          <w:t>&gt;</w:t>
        </w:r>
      </w:ins>
    </w:p>
    <w:p w14:paraId="597B1EA4" w14:textId="77777777" w:rsidR="005033BC" w:rsidRPr="00FC35A7" w:rsidRDefault="005033BC" w:rsidP="005033BC">
      <w:pPr>
        <w:widowControl/>
        <w:autoSpaceDE/>
        <w:autoSpaceDN/>
        <w:rPr>
          <w:ins w:id="76" w:author="Harshita" w:date="2024-09-30T12:17:00Z"/>
          <w:i/>
          <w:iCs/>
          <w:sz w:val="24"/>
          <w:szCs w:val="24"/>
          <w:lang w:val="en-IN" w:eastAsia="en-IN" w:bidi="hi-IN"/>
        </w:rPr>
      </w:pPr>
    </w:p>
    <w:p w14:paraId="63536087" w14:textId="77777777" w:rsidR="005033BC" w:rsidRPr="00FC35A7" w:rsidRDefault="005033BC" w:rsidP="005033BC">
      <w:pPr>
        <w:widowControl/>
        <w:autoSpaceDE/>
        <w:autoSpaceDN/>
        <w:rPr>
          <w:ins w:id="77" w:author="Harshita" w:date="2024-09-30T12:17:00Z"/>
          <w:i/>
          <w:iCs/>
          <w:sz w:val="24"/>
          <w:szCs w:val="24"/>
          <w:lang w:val="en-IN" w:eastAsia="en-IN" w:bidi="hi-IN"/>
        </w:rPr>
      </w:pPr>
    </w:p>
    <w:p w14:paraId="10AB0AEA" w14:textId="77777777" w:rsidR="005033BC" w:rsidRPr="00FC35A7" w:rsidRDefault="005033BC" w:rsidP="005033BC">
      <w:pPr>
        <w:widowControl/>
        <w:autoSpaceDE/>
        <w:autoSpaceDN/>
        <w:rPr>
          <w:ins w:id="78" w:author="Harshita" w:date="2024-09-30T12:17:00Z"/>
          <w:i/>
          <w:iCs/>
          <w:sz w:val="24"/>
          <w:szCs w:val="24"/>
          <w:lang w:val="en-IN" w:eastAsia="en-IN" w:bidi="hi-IN"/>
        </w:rPr>
      </w:pPr>
    </w:p>
    <w:p w14:paraId="6655482C" w14:textId="7BC2934F" w:rsidR="005033BC" w:rsidRPr="00FC35A7" w:rsidRDefault="005033BC">
      <w:pPr>
        <w:widowControl/>
        <w:autoSpaceDE/>
        <w:autoSpaceDN/>
        <w:rPr>
          <w:ins w:id="79" w:author="Harshita" w:date="2024-09-30T12:17:00Z"/>
          <w:b/>
          <w:bCs/>
          <w:i/>
          <w:iCs/>
          <w:sz w:val="24"/>
          <w:szCs w:val="24"/>
          <w:u w:val="single"/>
          <w:lang w:val="en-IN" w:eastAsia="en-IN" w:bidi="hi-IN"/>
        </w:rPr>
      </w:pPr>
      <w:ins w:id="80" w:author="Harshita" w:date="2024-09-30T12:17:00Z">
        <w:r w:rsidRPr="00FC35A7">
          <w:rPr>
            <w:b/>
            <w:bCs/>
            <w:i/>
            <w:iCs/>
            <w:sz w:val="24"/>
            <w:szCs w:val="24"/>
            <w:u w:val="single"/>
            <w:lang w:val="en-IN" w:eastAsia="en-IN" w:bidi="hi-IN"/>
          </w:rPr>
          <w:t>OUTPUT:</w:t>
        </w:r>
      </w:ins>
    </w:p>
    <w:p w14:paraId="70BEAFA0" w14:textId="77777777" w:rsidR="000C218E" w:rsidRPr="00FC35A7" w:rsidRDefault="000C218E">
      <w:pPr>
        <w:widowControl/>
        <w:autoSpaceDE/>
        <w:autoSpaceDN/>
        <w:rPr>
          <w:ins w:id="81" w:author="Harshita" w:date="2024-09-30T12:17:00Z"/>
          <w:b/>
          <w:bCs/>
          <w:i/>
          <w:iCs/>
          <w:sz w:val="24"/>
          <w:szCs w:val="24"/>
          <w:u w:val="single"/>
          <w:lang w:val="en-IN" w:eastAsia="en-IN" w:bidi="hi-IN"/>
        </w:rPr>
      </w:pPr>
    </w:p>
    <w:p w14:paraId="5E647FB0" w14:textId="77777777" w:rsidR="000C218E" w:rsidRPr="00FC35A7" w:rsidRDefault="000C218E">
      <w:pPr>
        <w:widowControl/>
        <w:autoSpaceDE/>
        <w:autoSpaceDN/>
        <w:rPr>
          <w:ins w:id="82" w:author="Harshita" w:date="2024-09-30T12:17:00Z"/>
          <w:i/>
          <w:iCs/>
          <w:sz w:val="24"/>
          <w:szCs w:val="24"/>
          <w:lang w:val="en-IN" w:eastAsia="en-IN" w:bidi="hi-IN"/>
        </w:rPr>
      </w:pPr>
      <w:ins w:id="83" w:author="Harshita" w:date="2024-09-30T12:17:00Z">
        <w:r w:rsidRPr="00FC35A7">
          <w:rPr>
            <w:noProof/>
            <w:sz w:val="24"/>
            <w:szCs w:val="24"/>
            <w:lang w:val="en-IN" w:eastAsia="en-IN" w:bidi="hi-IN"/>
          </w:rPr>
          <mc:AlternateContent>
            <mc:Choice Requires="wps">
              <w:drawing>
                <wp:inline distT="0" distB="0" distL="0" distR="0" wp14:anchorId="2DD936BE" wp14:editId="0115EC39">
                  <wp:extent cx="302260" cy="302260"/>
                  <wp:effectExtent l="0" t="0" r="0" b="0"/>
                  <wp:docPr id="3" name="Rectangle 3" descr="blob:https://web.whatsapp.com/b5705133-da0d-4bdf-86bc-49a3f4f033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84DE2B" id="Rectangle 3" o:spid="_x0000_s1026" alt="blob:https://web.whatsapp.com/b5705133-da0d-4bdf-86bc-49a3f4f0337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D1AMZX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FC35A7">
          <w:rPr>
            <w:noProof/>
            <w:sz w:val="24"/>
            <w:szCs w:val="24"/>
            <w:lang w:val="en-IN" w:eastAsia="en-IN" w:bidi="hi-IN"/>
          </w:rPr>
          <mc:AlternateContent>
            <mc:Choice Requires="wps">
              <w:drawing>
                <wp:inline distT="0" distB="0" distL="0" distR="0" wp14:anchorId="4113E7FA" wp14:editId="33B72E2D">
                  <wp:extent cx="302260" cy="302260"/>
                  <wp:effectExtent l="0" t="0" r="0" b="0"/>
                  <wp:docPr id="6" name="Rectangle 6" descr="blob:https://web.whatsapp.com/b5705133-da0d-4bdf-86bc-49a3f4f033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77146B" id="Rectangle 6" o:spid="_x0000_s1026" alt="blob:https://web.whatsapp.com/b5705133-da0d-4bdf-86bc-49a3f4f0337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OyJxBH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FC35A7">
          <w:rPr>
            <w:i/>
            <w:iCs/>
            <w:noProof/>
            <w:sz w:val="24"/>
            <w:szCs w:val="24"/>
            <w:lang w:val="en-IN" w:eastAsia="en-IN" w:bidi="hi-IN"/>
          </w:rPr>
          <w:drawing>
            <wp:inline distT="0" distB="0" distL="0" distR="0" wp14:anchorId="157336D0" wp14:editId="000A8177">
              <wp:extent cx="6311900" cy="685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DER.jfif"/>
                      <pic:cNvPicPr/>
                    </pic:nvPicPr>
                    <pic:blipFill>
                      <a:blip r:embed="rId10">
                        <a:extLst>
                          <a:ext uri="{28A0092B-C50C-407E-A947-70E740481C1C}">
                            <a14:useLocalDpi xmlns:a14="http://schemas.microsoft.com/office/drawing/2010/main" val="0"/>
                          </a:ext>
                        </a:extLst>
                      </a:blip>
                      <a:stretch>
                        <a:fillRect/>
                      </a:stretch>
                    </pic:blipFill>
                    <pic:spPr>
                      <a:xfrm>
                        <a:off x="0" y="0"/>
                        <a:ext cx="6311900" cy="685165"/>
                      </a:xfrm>
                      <a:prstGeom prst="rect">
                        <a:avLst/>
                      </a:prstGeom>
                    </pic:spPr>
                  </pic:pic>
                </a:graphicData>
              </a:graphic>
            </wp:inline>
          </w:drawing>
        </w:r>
      </w:ins>
    </w:p>
    <w:p w14:paraId="508378CD" w14:textId="77777777" w:rsidR="000C218E" w:rsidRPr="00FC35A7" w:rsidRDefault="000C218E">
      <w:pPr>
        <w:widowControl/>
        <w:autoSpaceDE/>
        <w:autoSpaceDN/>
        <w:rPr>
          <w:ins w:id="84" w:author="Harshita" w:date="2024-09-30T12:17:00Z"/>
          <w:i/>
          <w:iCs/>
          <w:sz w:val="24"/>
          <w:szCs w:val="24"/>
          <w:lang w:val="en-IN" w:eastAsia="en-IN" w:bidi="hi-IN"/>
        </w:rPr>
      </w:pPr>
    </w:p>
    <w:p w14:paraId="5EBE1F98" w14:textId="77777777" w:rsidR="000C218E" w:rsidRPr="00FC35A7" w:rsidRDefault="000C218E">
      <w:pPr>
        <w:widowControl/>
        <w:autoSpaceDE/>
        <w:autoSpaceDN/>
        <w:rPr>
          <w:ins w:id="85" w:author="Harshita" w:date="2024-09-30T12:17:00Z"/>
          <w:i/>
          <w:iCs/>
          <w:sz w:val="24"/>
          <w:szCs w:val="24"/>
          <w:lang w:val="en-IN" w:eastAsia="en-IN" w:bidi="hi-IN"/>
        </w:rPr>
      </w:pPr>
    </w:p>
    <w:p w14:paraId="3E15013B" w14:textId="77777777" w:rsidR="00AC5FAF" w:rsidRPr="00FC35A7" w:rsidRDefault="00AC5FAF" w:rsidP="00AC5FAF">
      <w:pPr>
        <w:pStyle w:val="ListParagraph"/>
        <w:widowControl/>
        <w:autoSpaceDE/>
        <w:autoSpaceDN/>
        <w:ind w:left="720" w:firstLine="0"/>
        <w:rPr>
          <w:b/>
          <w:bCs/>
          <w:sz w:val="24"/>
          <w:szCs w:val="24"/>
          <w:u w:val="single"/>
          <w:lang w:val="en-IN" w:eastAsia="en-IN" w:bidi="hi-IN"/>
        </w:rPr>
      </w:pPr>
    </w:p>
    <w:p w14:paraId="6EB6DC54" w14:textId="77777777" w:rsidR="00AC5FAF" w:rsidRPr="00FC35A7" w:rsidRDefault="00AC5FAF" w:rsidP="00AC5FAF">
      <w:pPr>
        <w:pStyle w:val="ListParagraph"/>
        <w:widowControl/>
        <w:autoSpaceDE/>
        <w:autoSpaceDN/>
        <w:ind w:left="720" w:firstLine="0"/>
        <w:rPr>
          <w:b/>
          <w:bCs/>
          <w:sz w:val="24"/>
          <w:szCs w:val="24"/>
          <w:u w:val="single"/>
          <w:lang w:val="en-IN" w:eastAsia="en-IN" w:bidi="hi-IN"/>
        </w:rPr>
      </w:pPr>
    </w:p>
    <w:p w14:paraId="3ECF033A" w14:textId="4D0E7115" w:rsidR="000C218E" w:rsidRPr="00FC35A7" w:rsidRDefault="000A7878" w:rsidP="000A7878">
      <w:pPr>
        <w:pStyle w:val="ListParagraph"/>
        <w:widowControl/>
        <w:numPr>
          <w:ilvl w:val="0"/>
          <w:numId w:val="39"/>
        </w:numPr>
        <w:autoSpaceDE/>
        <w:autoSpaceDN/>
        <w:rPr>
          <w:ins w:id="86" w:author="Harshita" w:date="2024-09-30T12:17:00Z"/>
          <w:b/>
          <w:bCs/>
          <w:sz w:val="24"/>
          <w:szCs w:val="24"/>
          <w:u w:val="single"/>
          <w:lang w:val="en-IN" w:eastAsia="en-IN" w:bidi="hi-IN"/>
        </w:rPr>
      </w:pPr>
      <w:ins w:id="87" w:author="Harshita" w:date="2024-09-30T12:17:00Z">
        <w:r w:rsidRPr="00FC35A7">
          <w:rPr>
            <w:b/>
            <w:bCs/>
            <w:sz w:val="24"/>
            <w:szCs w:val="24"/>
            <w:u w:val="single"/>
            <w:lang w:val="en-IN" w:eastAsia="en-IN" w:bidi="hi-IN"/>
          </w:rPr>
          <w:t>EXPLANATION:</w:t>
        </w:r>
      </w:ins>
    </w:p>
    <w:p w14:paraId="26BBAF53" w14:textId="77777777" w:rsidR="000A7878" w:rsidRPr="00FC35A7" w:rsidRDefault="000A7878" w:rsidP="00AC5FAF">
      <w:pPr>
        <w:widowControl/>
        <w:autoSpaceDE/>
        <w:autoSpaceDN/>
        <w:rPr>
          <w:ins w:id="88" w:author="Harshita" w:date="2024-09-30T12:17:00Z"/>
          <w:b/>
          <w:bCs/>
          <w:sz w:val="24"/>
          <w:szCs w:val="24"/>
          <w:u w:val="single"/>
          <w:lang w:val="en-IN" w:eastAsia="en-IN" w:bidi="hi-IN"/>
        </w:rPr>
      </w:pPr>
    </w:p>
    <w:p w14:paraId="0941C22C" w14:textId="77777777" w:rsidR="000C218E" w:rsidRPr="00FC35A7" w:rsidRDefault="000C218E" w:rsidP="000C218E">
      <w:pPr>
        <w:pStyle w:val="Heading3"/>
        <w:numPr>
          <w:ilvl w:val="0"/>
          <w:numId w:val="21"/>
        </w:numPr>
        <w:jc w:val="left"/>
        <w:rPr>
          <w:ins w:id="89" w:author="Harshita" w:date="2024-09-30T12:17:00Z"/>
          <w:sz w:val="24"/>
          <w:szCs w:val="24"/>
          <w:lang w:val="en-IN" w:eastAsia="en-IN" w:bidi="hi-IN"/>
        </w:rPr>
      </w:pPr>
      <w:ins w:id="90" w:author="Harshita" w:date="2024-09-30T12:17:00Z">
        <w:r w:rsidRPr="00FC35A7">
          <w:rPr>
            <w:rStyle w:val="HTMLCode"/>
            <w:rFonts w:ascii="Times New Roman" w:hAnsi="Times New Roman" w:cs="Times New Roman"/>
            <w:sz w:val="24"/>
            <w:szCs w:val="24"/>
          </w:rPr>
          <w:t>&lt;header class="header"&gt;</w:t>
        </w:r>
      </w:ins>
    </w:p>
    <w:p w14:paraId="3AC2BC3F" w14:textId="77777777" w:rsidR="000C218E" w:rsidRPr="00FC35A7" w:rsidRDefault="000C218E" w:rsidP="000C218E">
      <w:pPr>
        <w:widowControl/>
        <w:autoSpaceDE/>
        <w:autoSpaceDN/>
        <w:spacing w:before="100" w:beforeAutospacing="1" w:after="100" w:afterAutospacing="1"/>
        <w:rPr>
          <w:ins w:id="91" w:author="Harshita" w:date="2024-09-30T12:17:00Z"/>
          <w:sz w:val="24"/>
          <w:szCs w:val="24"/>
        </w:rPr>
      </w:pPr>
      <w:ins w:id="92" w:author="Harshita" w:date="2024-09-30T12:17:00Z">
        <w:r w:rsidRPr="00FC35A7">
          <w:rPr>
            <w:sz w:val="24"/>
            <w:szCs w:val="24"/>
          </w:rPr>
          <w:lastRenderedPageBreak/>
          <w:t>This is the main header element of the webpage, defined with a class called "header". It usually contains introductory content or navigational links.</w:t>
        </w:r>
      </w:ins>
    </w:p>
    <w:p w14:paraId="5BBC8172" w14:textId="77777777" w:rsidR="000C218E" w:rsidRPr="00FC35A7" w:rsidRDefault="000C218E" w:rsidP="000C218E">
      <w:pPr>
        <w:pStyle w:val="Heading3"/>
        <w:numPr>
          <w:ilvl w:val="0"/>
          <w:numId w:val="21"/>
        </w:numPr>
        <w:jc w:val="left"/>
        <w:rPr>
          <w:ins w:id="93" w:author="Harshita" w:date="2024-09-30T12:17:00Z"/>
          <w:sz w:val="24"/>
          <w:szCs w:val="24"/>
        </w:rPr>
      </w:pPr>
      <w:ins w:id="94" w:author="Harshita" w:date="2024-09-30T12:17:00Z">
        <w:r w:rsidRPr="00FC35A7">
          <w:rPr>
            <w:rStyle w:val="HTMLCode"/>
            <w:rFonts w:ascii="Times New Roman" w:hAnsi="Times New Roman" w:cs="Times New Roman"/>
            <w:sz w:val="24"/>
            <w:szCs w:val="24"/>
          </w:rPr>
          <w:t>&lt;div class="header1"</w:t>
        </w:r>
        <w:proofErr w:type="gramStart"/>
        <w:r w:rsidRPr="00FC35A7">
          <w:rPr>
            <w:rStyle w:val="HTMLCode"/>
            <w:rFonts w:ascii="Times New Roman" w:hAnsi="Times New Roman" w:cs="Times New Roman"/>
            <w:sz w:val="24"/>
            <w:szCs w:val="24"/>
          </w:rPr>
          <w:t>&gt; :</w:t>
        </w:r>
        <w:proofErr w:type="gramEnd"/>
        <w:r w:rsidRPr="00FC35A7">
          <w:rPr>
            <w:rStyle w:val="HTMLCode"/>
            <w:rFonts w:ascii="Times New Roman" w:hAnsi="Times New Roman" w:cs="Times New Roman"/>
            <w:sz w:val="24"/>
            <w:szCs w:val="24"/>
          </w:rPr>
          <w:t xml:space="preserve"> </w:t>
        </w:r>
        <w:r w:rsidRPr="00FC35A7">
          <w:rPr>
            <w:b w:val="0"/>
            <w:bCs w:val="0"/>
            <w:sz w:val="24"/>
            <w:szCs w:val="24"/>
          </w:rPr>
          <w:t>This division holds the logo and the search form.</w:t>
        </w:r>
      </w:ins>
    </w:p>
    <w:p w14:paraId="69BED3F8" w14:textId="77777777" w:rsidR="000C218E" w:rsidRPr="00FC35A7" w:rsidRDefault="000C218E" w:rsidP="00E35599">
      <w:pPr>
        <w:widowControl/>
        <w:autoSpaceDE/>
        <w:autoSpaceDN/>
        <w:rPr>
          <w:ins w:id="95" w:author="Harshita" w:date="2024-09-30T12:17:00Z"/>
          <w:i/>
          <w:iCs/>
          <w:sz w:val="24"/>
          <w:szCs w:val="24"/>
          <w:lang w:val="en-IN" w:eastAsia="en-IN" w:bidi="hi-IN"/>
        </w:rPr>
      </w:pPr>
    </w:p>
    <w:p w14:paraId="58D6BDF7" w14:textId="77777777" w:rsidR="000C218E" w:rsidRPr="00FC35A7" w:rsidRDefault="000C218E" w:rsidP="00E35599">
      <w:pPr>
        <w:pStyle w:val="ListParagraph"/>
        <w:widowControl/>
        <w:numPr>
          <w:ilvl w:val="0"/>
          <w:numId w:val="21"/>
        </w:numPr>
        <w:autoSpaceDE/>
        <w:autoSpaceDN/>
        <w:rPr>
          <w:ins w:id="96" w:author="Harshita" w:date="2024-09-30T12:17:00Z"/>
          <w:sz w:val="24"/>
          <w:szCs w:val="24"/>
          <w:lang w:val="en-IN" w:eastAsia="en-IN" w:bidi="hi-IN"/>
        </w:rPr>
      </w:pPr>
      <w:ins w:id="97" w:author="Harshita" w:date="2024-09-30T12:17:00Z">
        <w:r w:rsidRPr="00FC35A7">
          <w:rPr>
            <w:b/>
            <w:bCs/>
            <w:sz w:val="24"/>
            <w:szCs w:val="24"/>
            <w:lang w:val="en-IN" w:eastAsia="en-IN" w:bidi="hi-IN"/>
          </w:rPr>
          <w:t>The &lt;a&gt;</w:t>
        </w:r>
        <w:r w:rsidRPr="00FC35A7">
          <w:rPr>
            <w:sz w:val="24"/>
            <w:szCs w:val="24"/>
            <w:lang w:val="en-IN" w:eastAsia="en-IN" w:bidi="hi-IN"/>
          </w:rPr>
          <w:t xml:space="preserve"> tag wraps an &lt;</w:t>
        </w:r>
        <w:proofErr w:type="spellStart"/>
        <w:r w:rsidRPr="00FC35A7">
          <w:rPr>
            <w:sz w:val="24"/>
            <w:szCs w:val="24"/>
            <w:lang w:val="en-IN" w:eastAsia="en-IN" w:bidi="hi-IN"/>
          </w:rPr>
          <w:t>img</w:t>
        </w:r>
        <w:proofErr w:type="spellEnd"/>
        <w:r w:rsidRPr="00FC35A7">
          <w:rPr>
            <w:sz w:val="24"/>
            <w:szCs w:val="24"/>
            <w:lang w:val="en-IN" w:eastAsia="en-IN" w:bidi="hi-IN"/>
          </w:rPr>
          <w:t xml:space="preserve">&gt; tag to create a clickable logo that links back to the homepage (indicated by </w:t>
        </w:r>
        <w:proofErr w:type="spellStart"/>
        <w:r w:rsidRPr="00FC35A7">
          <w:rPr>
            <w:sz w:val="24"/>
            <w:szCs w:val="24"/>
            <w:lang w:val="en-IN" w:eastAsia="en-IN" w:bidi="hi-IN"/>
          </w:rPr>
          <w:t>href</w:t>
        </w:r>
        <w:proofErr w:type="spellEnd"/>
        <w:r w:rsidRPr="00FC35A7">
          <w:rPr>
            <w:sz w:val="24"/>
            <w:szCs w:val="24"/>
            <w:lang w:val="en-IN" w:eastAsia="en-IN" w:bidi="hi-IN"/>
          </w:rPr>
          <w:t>="#").</w:t>
        </w:r>
      </w:ins>
    </w:p>
    <w:p w14:paraId="414283A6" w14:textId="77777777" w:rsidR="00E35599" w:rsidRPr="00FC35A7" w:rsidRDefault="000C218E" w:rsidP="00E35599">
      <w:pPr>
        <w:pStyle w:val="ListParagraph"/>
        <w:widowControl/>
        <w:numPr>
          <w:ilvl w:val="0"/>
          <w:numId w:val="21"/>
        </w:numPr>
        <w:autoSpaceDE/>
        <w:autoSpaceDN/>
        <w:rPr>
          <w:ins w:id="98" w:author="Harshita" w:date="2024-09-30T12:17:00Z"/>
          <w:sz w:val="24"/>
          <w:szCs w:val="24"/>
          <w:lang w:val="en-IN" w:eastAsia="en-IN" w:bidi="hi-IN"/>
        </w:rPr>
      </w:pPr>
      <w:ins w:id="99" w:author="Harshita" w:date="2024-09-30T12:17:00Z">
        <w:r w:rsidRPr="00FC35A7">
          <w:rPr>
            <w:b/>
            <w:bCs/>
            <w:sz w:val="24"/>
            <w:szCs w:val="24"/>
            <w:lang w:val="en-IN" w:eastAsia="en-IN" w:bidi="hi-IN"/>
          </w:rPr>
          <w:t>&lt;</w:t>
        </w:r>
        <w:proofErr w:type="spellStart"/>
        <w:proofErr w:type="gramStart"/>
        <w:r w:rsidRPr="00FC35A7">
          <w:rPr>
            <w:b/>
            <w:bCs/>
            <w:sz w:val="24"/>
            <w:szCs w:val="24"/>
            <w:lang w:val="en-IN" w:eastAsia="en-IN" w:bidi="hi-IN"/>
          </w:rPr>
          <w:t>img</w:t>
        </w:r>
        <w:proofErr w:type="spellEnd"/>
        <w:proofErr w:type="gramEnd"/>
        <w:r w:rsidRPr="00FC35A7">
          <w:rPr>
            <w:b/>
            <w:bCs/>
            <w:sz w:val="24"/>
            <w:szCs w:val="24"/>
            <w:lang w:val="en-IN" w:eastAsia="en-IN" w:bidi="hi-IN"/>
          </w:rPr>
          <w:t>&gt;</w:t>
        </w:r>
        <w:r w:rsidRPr="00FC35A7">
          <w:rPr>
            <w:sz w:val="24"/>
            <w:szCs w:val="24"/>
            <w:lang w:val="en-IN" w:eastAsia="en-IN" w:bidi="hi-IN"/>
          </w:rPr>
          <w:t xml:space="preserve"> tag includes: </w:t>
        </w:r>
        <w:proofErr w:type="spellStart"/>
        <w:r w:rsidRPr="00FC35A7">
          <w:rPr>
            <w:sz w:val="24"/>
            <w:szCs w:val="24"/>
            <w:lang w:val="en-IN" w:eastAsia="en-IN" w:bidi="hi-IN"/>
          </w:rPr>
          <w:t>src</w:t>
        </w:r>
        <w:proofErr w:type="spellEnd"/>
        <w:r w:rsidRPr="00FC35A7">
          <w:rPr>
            <w:sz w:val="24"/>
            <w:szCs w:val="24"/>
            <w:lang w:val="en-IN" w:eastAsia="en-IN" w:bidi="hi-IN"/>
          </w:rPr>
          <w:t>: The path to the logo image.</w:t>
        </w:r>
      </w:ins>
    </w:p>
    <w:p w14:paraId="2FC145C2" w14:textId="77777777" w:rsidR="00E35599" w:rsidRPr="00FC35A7" w:rsidRDefault="00E35599" w:rsidP="00E35599">
      <w:pPr>
        <w:pStyle w:val="ListParagraph"/>
        <w:widowControl/>
        <w:numPr>
          <w:ilvl w:val="0"/>
          <w:numId w:val="21"/>
        </w:numPr>
        <w:autoSpaceDE/>
        <w:autoSpaceDN/>
        <w:rPr>
          <w:ins w:id="100" w:author="Harshita" w:date="2024-09-30T12:17:00Z"/>
          <w:sz w:val="24"/>
          <w:szCs w:val="24"/>
          <w:lang w:val="en-IN" w:eastAsia="en-IN" w:bidi="hi-IN"/>
        </w:rPr>
      </w:pPr>
      <w:ins w:id="101" w:author="Harshita" w:date="2024-09-30T12:17:00Z">
        <w:r w:rsidRPr="00FC35A7">
          <w:rPr>
            <w:sz w:val="24"/>
            <w:szCs w:val="24"/>
            <w:lang w:val="en-IN" w:eastAsia="en-IN" w:bidi="hi-IN"/>
          </w:rPr>
          <w:t xml:space="preserve"> &lt;</w:t>
        </w:r>
        <w:proofErr w:type="gramStart"/>
        <w:r w:rsidRPr="00FC35A7">
          <w:rPr>
            <w:b/>
            <w:bCs/>
            <w:sz w:val="24"/>
            <w:szCs w:val="24"/>
            <w:lang w:val="en-IN" w:eastAsia="en-IN" w:bidi="hi-IN"/>
          </w:rPr>
          <w:t>form</w:t>
        </w:r>
        <w:proofErr w:type="gramEnd"/>
        <w:r w:rsidRPr="00FC35A7">
          <w:rPr>
            <w:sz w:val="24"/>
            <w:szCs w:val="24"/>
            <w:lang w:val="en-IN" w:eastAsia="en-IN" w:bidi="hi-IN"/>
          </w:rPr>
          <w:t>&gt; element allows users to search for books.</w:t>
        </w:r>
      </w:ins>
    </w:p>
    <w:p w14:paraId="249DDDC6" w14:textId="77777777" w:rsidR="00E35599" w:rsidRPr="00FC35A7" w:rsidRDefault="00E35599" w:rsidP="00E35599">
      <w:pPr>
        <w:pStyle w:val="ListParagraph"/>
        <w:widowControl/>
        <w:numPr>
          <w:ilvl w:val="0"/>
          <w:numId w:val="21"/>
        </w:numPr>
        <w:autoSpaceDE/>
        <w:autoSpaceDN/>
        <w:rPr>
          <w:ins w:id="102" w:author="Harshita" w:date="2024-09-30T12:17:00Z"/>
          <w:sz w:val="24"/>
          <w:szCs w:val="24"/>
          <w:lang w:val="en-IN" w:eastAsia="en-IN" w:bidi="hi-IN"/>
        </w:rPr>
      </w:pPr>
      <w:ins w:id="103" w:author="Harshita" w:date="2024-09-30T12:17:00Z">
        <w:r w:rsidRPr="00FC35A7">
          <w:rPr>
            <w:b/>
            <w:bCs/>
            <w:sz w:val="24"/>
            <w:szCs w:val="24"/>
          </w:rPr>
          <w:t xml:space="preserve">The </w:t>
        </w:r>
        <w:r w:rsidRPr="00FC35A7">
          <w:rPr>
            <w:rStyle w:val="HTMLCode"/>
            <w:rFonts w:ascii="Times New Roman" w:hAnsi="Times New Roman" w:cs="Times New Roman"/>
            <w:b/>
            <w:bCs/>
            <w:sz w:val="24"/>
            <w:szCs w:val="24"/>
          </w:rPr>
          <w:t>&lt;</w:t>
        </w:r>
        <w:proofErr w:type="spellStart"/>
        <w:r w:rsidRPr="00FC35A7">
          <w:rPr>
            <w:rStyle w:val="HTMLCode"/>
            <w:rFonts w:ascii="Times New Roman" w:hAnsi="Times New Roman" w:cs="Times New Roman"/>
            <w:b/>
            <w:bCs/>
            <w:sz w:val="24"/>
            <w:szCs w:val="24"/>
          </w:rPr>
          <w:t>nav</w:t>
        </w:r>
        <w:proofErr w:type="spellEnd"/>
        <w:r w:rsidRPr="00FC35A7">
          <w:rPr>
            <w:rStyle w:val="HTMLCode"/>
            <w:rFonts w:ascii="Times New Roman" w:hAnsi="Times New Roman" w:cs="Times New Roman"/>
            <w:b/>
            <w:bCs/>
            <w:sz w:val="24"/>
            <w:szCs w:val="24"/>
          </w:rPr>
          <w:t>&gt;</w:t>
        </w:r>
        <w:r w:rsidRPr="00FC35A7">
          <w:rPr>
            <w:b/>
            <w:bCs/>
            <w:sz w:val="24"/>
            <w:szCs w:val="24"/>
          </w:rPr>
          <w:t xml:space="preserve"> </w:t>
        </w:r>
        <w:r w:rsidRPr="00FC35A7">
          <w:rPr>
            <w:sz w:val="24"/>
            <w:szCs w:val="24"/>
          </w:rPr>
          <w:t>element signifies a section for navigation links.</w:t>
        </w:r>
      </w:ins>
    </w:p>
    <w:p w14:paraId="5751B48B" w14:textId="77777777" w:rsidR="00E35599" w:rsidRPr="00FC35A7" w:rsidRDefault="00E35599" w:rsidP="00E35599">
      <w:pPr>
        <w:pStyle w:val="ListParagraph"/>
        <w:widowControl/>
        <w:numPr>
          <w:ilvl w:val="0"/>
          <w:numId w:val="21"/>
        </w:numPr>
        <w:autoSpaceDE/>
        <w:autoSpaceDN/>
        <w:rPr>
          <w:ins w:id="104" w:author="Harshita" w:date="2024-09-30T12:17:00Z"/>
          <w:sz w:val="24"/>
          <w:szCs w:val="24"/>
          <w:lang w:val="en-IN" w:eastAsia="en-IN" w:bidi="hi-IN"/>
        </w:rPr>
      </w:pPr>
      <w:ins w:id="105" w:author="Harshita" w:date="2024-09-30T12:17:00Z">
        <w:r w:rsidRPr="00FC35A7">
          <w:rPr>
            <w:b/>
            <w:bCs/>
            <w:sz w:val="24"/>
            <w:szCs w:val="24"/>
          </w:rPr>
          <w:t xml:space="preserve">This </w:t>
        </w:r>
        <w:r w:rsidRPr="00FC35A7">
          <w:rPr>
            <w:rStyle w:val="HTMLCode"/>
            <w:rFonts w:ascii="Times New Roman" w:hAnsi="Times New Roman" w:cs="Times New Roman"/>
            <w:b/>
            <w:bCs/>
            <w:sz w:val="24"/>
            <w:szCs w:val="24"/>
          </w:rPr>
          <w:t>&lt;div&gt;</w:t>
        </w:r>
        <w:r w:rsidRPr="00FC35A7">
          <w:rPr>
            <w:b/>
            <w:bCs/>
            <w:sz w:val="24"/>
            <w:szCs w:val="24"/>
          </w:rPr>
          <w:t xml:space="preserve"> </w:t>
        </w:r>
        <w:r w:rsidRPr="00FC35A7">
          <w:rPr>
            <w:sz w:val="24"/>
            <w:szCs w:val="24"/>
          </w:rPr>
          <w:t>contains icons for user actions, each wrapped in an anchor tag.</w:t>
        </w:r>
      </w:ins>
    </w:p>
    <w:p w14:paraId="74881A80" w14:textId="77777777" w:rsidR="00E35599" w:rsidRPr="00FC35A7" w:rsidRDefault="00E35599" w:rsidP="00E35599">
      <w:pPr>
        <w:pStyle w:val="ListParagraph"/>
        <w:widowControl/>
        <w:numPr>
          <w:ilvl w:val="0"/>
          <w:numId w:val="21"/>
        </w:numPr>
        <w:autoSpaceDE/>
        <w:autoSpaceDN/>
        <w:rPr>
          <w:ins w:id="106" w:author="Harshita" w:date="2024-09-30T12:17:00Z"/>
          <w:sz w:val="24"/>
          <w:szCs w:val="24"/>
          <w:lang w:val="en-IN" w:eastAsia="en-IN" w:bidi="hi-IN"/>
        </w:rPr>
      </w:pPr>
      <w:ins w:id="107" w:author="Harshita" w:date="2024-09-30T12:17:00Z">
        <w:r w:rsidRPr="00FC35A7">
          <w:rPr>
            <w:sz w:val="24"/>
            <w:szCs w:val="24"/>
          </w:rPr>
          <w:t>Each icon is represented by an image (</w:t>
        </w:r>
        <w:r w:rsidRPr="00FC35A7">
          <w:rPr>
            <w:rStyle w:val="HTMLCode"/>
            <w:rFonts w:ascii="Times New Roman" w:hAnsi="Times New Roman" w:cs="Times New Roman"/>
            <w:sz w:val="24"/>
            <w:szCs w:val="24"/>
          </w:rPr>
          <w:t>&lt;</w:t>
        </w:r>
        <w:proofErr w:type="spellStart"/>
        <w:r w:rsidRPr="00FC35A7">
          <w:rPr>
            <w:rStyle w:val="HTMLCode"/>
            <w:rFonts w:ascii="Times New Roman" w:hAnsi="Times New Roman" w:cs="Times New Roman"/>
            <w:sz w:val="24"/>
            <w:szCs w:val="24"/>
          </w:rPr>
          <w:t>img</w:t>
        </w:r>
        <w:proofErr w:type="spellEnd"/>
        <w:r w:rsidRPr="00FC35A7">
          <w:rPr>
            <w:rStyle w:val="HTMLCode"/>
            <w:rFonts w:ascii="Times New Roman" w:hAnsi="Times New Roman" w:cs="Times New Roman"/>
            <w:sz w:val="24"/>
            <w:szCs w:val="24"/>
          </w:rPr>
          <w:t>&gt;</w:t>
        </w:r>
        <w:r w:rsidRPr="00FC35A7">
          <w:rPr>
            <w:sz w:val="24"/>
            <w:szCs w:val="24"/>
          </w:rPr>
          <w:t xml:space="preserve">), with </w:t>
        </w:r>
        <w:r w:rsidRPr="00FC35A7">
          <w:rPr>
            <w:rStyle w:val="HTMLCode"/>
            <w:rFonts w:ascii="Times New Roman" w:hAnsi="Times New Roman" w:cs="Times New Roman"/>
            <w:sz w:val="24"/>
            <w:szCs w:val="24"/>
          </w:rPr>
          <w:t>alt</w:t>
        </w:r>
        <w:r w:rsidRPr="00FC35A7">
          <w:rPr>
            <w:sz w:val="24"/>
            <w:szCs w:val="24"/>
          </w:rPr>
          <w:t xml:space="preserve"> attributes for accessibility.</w:t>
        </w:r>
      </w:ins>
    </w:p>
    <w:p w14:paraId="246D90D2" w14:textId="77777777" w:rsidR="00E35599" w:rsidRPr="00FC35A7" w:rsidRDefault="00E35599" w:rsidP="00E35599">
      <w:pPr>
        <w:widowControl/>
        <w:autoSpaceDE/>
        <w:autoSpaceDN/>
        <w:rPr>
          <w:ins w:id="108" w:author="Harshita" w:date="2024-09-30T12:17:00Z"/>
          <w:sz w:val="24"/>
          <w:szCs w:val="24"/>
          <w:lang w:val="en-IN" w:eastAsia="en-IN" w:bidi="hi-IN"/>
        </w:rPr>
      </w:pPr>
    </w:p>
    <w:p w14:paraId="1A59868F" w14:textId="77777777" w:rsidR="00E35599" w:rsidRPr="00FC35A7" w:rsidRDefault="00E35599" w:rsidP="00E35599">
      <w:pPr>
        <w:widowControl/>
        <w:autoSpaceDE/>
        <w:autoSpaceDN/>
        <w:rPr>
          <w:ins w:id="109" w:author="Harshita" w:date="2024-09-30T12:17:00Z"/>
          <w:sz w:val="24"/>
          <w:szCs w:val="24"/>
          <w:lang w:val="en-IN" w:eastAsia="en-IN" w:bidi="hi-IN"/>
        </w:rPr>
      </w:pPr>
    </w:p>
    <w:p w14:paraId="778BCD40" w14:textId="42E4800D" w:rsidR="00E35599" w:rsidRPr="00FC35A7" w:rsidRDefault="00E35599" w:rsidP="00E35599">
      <w:pPr>
        <w:widowControl/>
        <w:shd w:val="clear" w:color="auto" w:fill="1F1F1F"/>
        <w:autoSpaceDE/>
        <w:autoSpaceDN/>
        <w:spacing w:line="285" w:lineRule="atLeast"/>
        <w:rPr>
          <w:ins w:id="110" w:author="Harshita" w:date="2024-09-30T12:17:00Z"/>
          <w:color w:val="D7BA7D"/>
          <w:sz w:val="24"/>
          <w:szCs w:val="24"/>
          <w:lang w:val="en-IN" w:eastAsia="en-IN" w:bidi="hi-IN"/>
        </w:rPr>
      </w:pPr>
      <w:ins w:id="111" w:author="Harshita" w:date="2024-09-30T12:17:00Z">
        <w:r w:rsidRPr="00FC35A7">
          <w:rPr>
            <w:color w:val="D7BA7D"/>
            <w:sz w:val="24"/>
            <w:szCs w:val="24"/>
            <w:lang w:val="en-IN" w:eastAsia="en-IN" w:bidi="hi-IN"/>
          </w:rPr>
          <w:t xml:space="preserve"> CSS CODE:</w:t>
        </w:r>
      </w:ins>
    </w:p>
    <w:p w14:paraId="494DFE05" w14:textId="77777777" w:rsidR="00E35599" w:rsidRPr="00FC35A7" w:rsidRDefault="00E35599" w:rsidP="00E35599">
      <w:pPr>
        <w:widowControl/>
        <w:shd w:val="clear" w:color="auto" w:fill="1F1F1F"/>
        <w:autoSpaceDE/>
        <w:autoSpaceDN/>
        <w:spacing w:line="285" w:lineRule="atLeast"/>
        <w:rPr>
          <w:ins w:id="112" w:author="Harshita" w:date="2024-09-30T12:17:00Z"/>
          <w:color w:val="D7BA7D"/>
          <w:sz w:val="24"/>
          <w:szCs w:val="24"/>
          <w:lang w:val="en-IN" w:eastAsia="en-IN" w:bidi="hi-IN"/>
        </w:rPr>
      </w:pPr>
    </w:p>
    <w:p w14:paraId="5016E3B3" w14:textId="77777777" w:rsidR="00E35599" w:rsidRPr="00FC35A7" w:rsidRDefault="00E35599" w:rsidP="00E35599">
      <w:pPr>
        <w:widowControl/>
        <w:shd w:val="clear" w:color="auto" w:fill="1F1F1F"/>
        <w:autoSpaceDE/>
        <w:autoSpaceDN/>
        <w:spacing w:line="285" w:lineRule="atLeast"/>
        <w:rPr>
          <w:ins w:id="113" w:author="Harshita" w:date="2024-09-30T12:17:00Z"/>
          <w:color w:val="CCCCCC"/>
          <w:sz w:val="24"/>
          <w:szCs w:val="24"/>
          <w:lang w:val="en-IN" w:eastAsia="en-IN" w:bidi="hi-IN"/>
        </w:rPr>
      </w:pPr>
      <w:proofErr w:type="gramStart"/>
      <w:ins w:id="114" w:author="Harshita" w:date="2024-09-30T12:17:00Z">
        <w:r w:rsidRPr="00FC35A7">
          <w:rPr>
            <w:color w:val="D7BA7D"/>
            <w:sz w:val="24"/>
            <w:szCs w:val="24"/>
            <w:lang w:val="en-IN" w:eastAsia="en-IN" w:bidi="hi-IN"/>
          </w:rPr>
          <w:t>header</w:t>
        </w:r>
        <w:proofErr w:type="gramEnd"/>
        <w:r w:rsidRPr="00FC35A7">
          <w:rPr>
            <w:color w:val="CCCCCC"/>
            <w:sz w:val="24"/>
            <w:szCs w:val="24"/>
            <w:lang w:val="en-IN" w:eastAsia="en-IN" w:bidi="hi-IN"/>
          </w:rPr>
          <w:t xml:space="preserve"> </w:t>
        </w:r>
      </w:ins>
    </w:p>
    <w:p w14:paraId="192A3AB9" w14:textId="77777777" w:rsidR="00E35599" w:rsidRPr="00FC35A7" w:rsidRDefault="00E35599" w:rsidP="00E35599">
      <w:pPr>
        <w:widowControl/>
        <w:shd w:val="clear" w:color="auto" w:fill="1F1F1F"/>
        <w:autoSpaceDE/>
        <w:autoSpaceDN/>
        <w:spacing w:line="285" w:lineRule="atLeast"/>
        <w:rPr>
          <w:ins w:id="115" w:author="Harshita" w:date="2024-09-30T12:17:00Z"/>
          <w:color w:val="CCCCCC"/>
          <w:sz w:val="24"/>
          <w:szCs w:val="24"/>
          <w:lang w:val="en-IN" w:eastAsia="en-IN" w:bidi="hi-IN"/>
        </w:rPr>
      </w:pPr>
      <w:ins w:id="116" w:author="Harshita" w:date="2024-09-30T12:17:00Z">
        <w:r w:rsidRPr="00FC35A7">
          <w:rPr>
            <w:color w:val="CCCCCC"/>
            <w:sz w:val="24"/>
            <w:szCs w:val="24"/>
            <w:lang w:val="en-IN" w:eastAsia="en-IN" w:bidi="hi-IN"/>
          </w:rPr>
          <w:t>{</w:t>
        </w:r>
      </w:ins>
    </w:p>
    <w:p w14:paraId="041B85E1" w14:textId="77777777" w:rsidR="00E35599" w:rsidRPr="00FC35A7" w:rsidRDefault="00E35599" w:rsidP="00E35599">
      <w:pPr>
        <w:widowControl/>
        <w:shd w:val="clear" w:color="auto" w:fill="1F1F1F"/>
        <w:autoSpaceDE/>
        <w:autoSpaceDN/>
        <w:spacing w:line="285" w:lineRule="atLeast"/>
        <w:rPr>
          <w:ins w:id="117" w:author="Harshita" w:date="2024-09-30T12:17:00Z"/>
          <w:color w:val="CCCCCC"/>
          <w:sz w:val="24"/>
          <w:szCs w:val="24"/>
          <w:lang w:val="en-IN" w:eastAsia="en-IN" w:bidi="hi-IN"/>
        </w:rPr>
      </w:pPr>
      <w:ins w:id="11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#333</w:t>
        </w:r>
        <w:r w:rsidRPr="00FC35A7">
          <w:rPr>
            <w:color w:val="CCCCCC"/>
            <w:sz w:val="24"/>
            <w:szCs w:val="24"/>
            <w:lang w:val="en-IN" w:eastAsia="en-IN" w:bidi="hi-IN"/>
          </w:rPr>
          <w:t xml:space="preserve">; </w:t>
        </w:r>
        <w:r w:rsidRPr="00FC35A7">
          <w:rPr>
            <w:color w:val="6A9955"/>
            <w:sz w:val="24"/>
            <w:szCs w:val="24"/>
            <w:lang w:val="en-IN" w:eastAsia="en-IN" w:bidi="hi-IN"/>
          </w:rPr>
          <w:t>/* Dark background */</w:t>
        </w:r>
      </w:ins>
    </w:p>
    <w:p w14:paraId="2EEBC4D5" w14:textId="77777777" w:rsidR="00E35599" w:rsidRPr="00FC35A7" w:rsidRDefault="00E35599" w:rsidP="00E35599">
      <w:pPr>
        <w:widowControl/>
        <w:shd w:val="clear" w:color="auto" w:fill="1F1F1F"/>
        <w:autoSpaceDE/>
        <w:autoSpaceDN/>
        <w:spacing w:line="285" w:lineRule="atLeast"/>
        <w:rPr>
          <w:ins w:id="119" w:author="Harshita" w:date="2024-09-30T12:17:00Z"/>
          <w:color w:val="CCCCCC"/>
          <w:sz w:val="24"/>
          <w:szCs w:val="24"/>
          <w:lang w:val="en-IN" w:eastAsia="en-IN" w:bidi="hi-IN"/>
        </w:rPr>
      </w:pPr>
      <w:ins w:id="120"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white</w:t>
        </w:r>
        <w:r w:rsidRPr="00FC35A7">
          <w:rPr>
            <w:color w:val="CCCCCC"/>
            <w:sz w:val="24"/>
            <w:szCs w:val="24"/>
            <w:lang w:val="en-IN" w:eastAsia="en-IN" w:bidi="hi-IN"/>
          </w:rPr>
          <w:t xml:space="preserve">; </w:t>
        </w:r>
        <w:r w:rsidRPr="00FC35A7">
          <w:rPr>
            <w:color w:val="6A9955"/>
            <w:sz w:val="24"/>
            <w:szCs w:val="24"/>
            <w:lang w:val="en-IN" w:eastAsia="en-IN" w:bidi="hi-IN"/>
          </w:rPr>
          <w:t>/* White text */</w:t>
        </w:r>
      </w:ins>
    </w:p>
    <w:p w14:paraId="25EAECC8" w14:textId="77777777" w:rsidR="00E35599" w:rsidRPr="00FC35A7" w:rsidRDefault="00E35599" w:rsidP="00E35599">
      <w:pPr>
        <w:widowControl/>
        <w:shd w:val="clear" w:color="auto" w:fill="1F1F1F"/>
        <w:autoSpaceDE/>
        <w:autoSpaceDN/>
        <w:spacing w:line="285" w:lineRule="atLeast"/>
        <w:rPr>
          <w:ins w:id="121" w:author="Harshita" w:date="2024-09-30T12:17:00Z"/>
          <w:color w:val="CCCCCC"/>
          <w:sz w:val="24"/>
          <w:szCs w:val="24"/>
          <w:lang w:val="en-IN" w:eastAsia="en-IN" w:bidi="hi-IN"/>
        </w:rPr>
      </w:pPr>
      <w:ins w:id="12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6A9955"/>
            <w:sz w:val="24"/>
            <w:szCs w:val="24"/>
            <w:lang w:val="en-IN" w:eastAsia="en-IN" w:bidi="hi-IN"/>
          </w:rPr>
          <w:t>/* Padding around the header */</w:t>
        </w:r>
      </w:ins>
    </w:p>
    <w:p w14:paraId="408A807C" w14:textId="77777777" w:rsidR="00E35599" w:rsidRPr="00FC35A7" w:rsidRDefault="00E35599" w:rsidP="00E35599">
      <w:pPr>
        <w:widowControl/>
        <w:shd w:val="clear" w:color="auto" w:fill="1F1F1F"/>
        <w:autoSpaceDE/>
        <w:autoSpaceDN/>
        <w:spacing w:line="285" w:lineRule="atLeast"/>
        <w:rPr>
          <w:ins w:id="123" w:author="Harshita" w:date="2024-09-30T12:17:00Z"/>
          <w:color w:val="CCCCCC"/>
          <w:sz w:val="24"/>
          <w:szCs w:val="24"/>
          <w:lang w:val="en-IN" w:eastAsia="en-IN" w:bidi="hi-IN"/>
        </w:rPr>
      </w:pPr>
      <w:ins w:id="124" w:author="Harshita" w:date="2024-09-30T12:17:00Z">
        <w:r w:rsidRPr="00FC35A7">
          <w:rPr>
            <w:color w:val="CCCCCC"/>
            <w:sz w:val="24"/>
            <w:szCs w:val="24"/>
            <w:lang w:val="en-IN" w:eastAsia="en-IN" w:bidi="hi-IN"/>
          </w:rPr>
          <w:t>}</w:t>
        </w:r>
      </w:ins>
    </w:p>
    <w:p w14:paraId="1C6FE7FF" w14:textId="77777777" w:rsidR="00E35599" w:rsidRPr="00FC35A7" w:rsidRDefault="00E35599" w:rsidP="00E35599">
      <w:pPr>
        <w:widowControl/>
        <w:shd w:val="clear" w:color="auto" w:fill="1F1F1F"/>
        <w:autoSpaceDE/>
        <w:autoSpaceDN/>
        <w:spacing w:line="285" w:lineRule="atLeast"/>
        <w:rPr>
          <w:ins w:id="125" w:author="Harshita" w:date="2024-09-30T12:17:00Z"/>
          <w:color w:val="CCCCCC"/>
          <w:sz w:val="24"/>
          <w:szCs w:val="24"/>
          <w:lang w:val="en-IN" w:eastAsia="en-IN" w:bidi="hi-IN"/>
        </w:rPr>
      </w:pPr>
    </w:p>
    <w:p w14:paraId="0C23D80A" w14:textId="77777777" w:rsidR="00E35599" w:rsidRPr="00FC35A7" w:rsidRDefault="00E35599" w:rsidP="00E35599">
      <w:pPr>
        <w:widowControl/>
        <w:shd w:val="clear" w:color="auto" w:fill="1F1F1F"/>
        <w:autoSpaceDE/>
        <w:autoSpaceDN/>
        <w:spacing w:line="285" w:lineRule="atLeast"/>
        <w:rPr>
          <w:ins w:id="126" w:author="Harshita" w:date="2024-09-30T12:17:00Z"/>
          <w:color w:val="CCCCCC"/>
          <w:sz w:val="24"/>
          <w:szCs w:val="24"/>
          <w:lang w:val="en-IN" w:eastAsia="en-IN" w:bidi="hi-IN"/>
        </w:rPr>
      </w:pPr>
      <w:ins w:id="127" w:author="Harshita" w:date="2024-09-30T12:17:00Z">
        <w:r w:rsidRPr="00FC35A7">
          <w:rPr>
            <w:color w:val="D7BA7D"/>
            <w:sz w:val="24"/>
            <w:szCs w:val="24"/>
            <w:lang w:val="en-IN" w:eastAsia="en-IN" w:bidi="hi-IN"/>
          </w:rPr>
          <w:t>.header1</w:t>
        </w:r>
        <w:r w:rsidRPr="00FC35A7">
          <w:rPr>
            <w:color w:val="CCCCCC"/>
            <w:sz w:val="24"/>
            <w:szCs w:val="24"/>
            <w:lang w:val="en-IN" w:eastAsia="en-IN" w:bidi="hi-IN"/>
          </w:rPr>
          <w:t xml:space="preserve"> </w:t>
        </w:r>
      </w:ins>
    </w:p>
    <w:p w14:paraId="5623A62A" w14:textId="77777777" w:rsidR="00E35599" w:rsidRPr="00FC35A7" w:rsidRDefault="00E35599" w:rsidP="00E35599">
      <w:pPr>
        <w:widowControl/>
        <w:shd w:val="clear" w:color="auto" w:fill="1F1F1F"/>
        <w:autoSpaceDE/>
        <w:autoSpaceDN/>
        <w:spacing w:line="285" w:lineRule="atLeast"/>
        <w:rPr>
          <w:ins w:id="128" w:author="Harshita" w:date="2024-09-30T12:17:00Z"/>
          <w:color w:val="CCCCCC"/>
          <w:sz w:val="24"/>
          <w:szCs w:val="24"/>
          <w:lang w:val="en-IN" w:eastAsia="en-IN" w:bidi="hi-IN"/>
        </w:rPr>
      </w:pPr>
      <w:ins w:id="129" w:author="Harshita" w:date="2024-09-30T12:17:00Z">
        <w:r w:rsidRPr="00FC35A7">
          <w:rPr>
            <w:color w:val="CCCCCC"/>
            <w:sz w:val="24"/>
            <w:szCs w:val="24"/>
            <w:lang w:val="en-IN" w:eastAsia="en-IN" w:bidi="hi-IN"/>
          </w:rPr>
          <w:t>{</w:t>
        </w:r>
      </w:ins>
    </w:p>
    <w:p w14:paraId="30AA6B61" w14:textId="77777777" w:rsidR="00E35599" w:rsidRPr="00FC35A7" w:rsidRDefault="00E35599" w:rsidP="00E35599">
      <w:pPr>
        <w:widowControl/>
        <w:shd w:val="clear" w:color="auto" w:fill="1F1F1F"/>
        <w:autoSpaceDE/>
        <w:autoSpaceDN/>
        <w:spacing w:line="285" w:lineRule="atLeast"/>
        <w:rPr>
          <w:ins w:id="130" w:author="Harshita" w:date="2024-09-30T12:17:00Z"/>
          <w:color w:val="CCCCCC"/>
          <w:sz w:val="24"/>
          <w:szCs w:val="24"/>
          <w:lang w:val="en-IN" w:eastAsia="en-IN" w:bidi="hi-IN"/>
        </w:rPr>
      </w:pPr>
      <w:ins w:id="13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display</w:t>
        </w:r>
        <w:proofErr w:type="gramEnd"/>
        <w:r w:rsidRPr="00FC35A7">
          <w:rPr>
            <w:color w:val="CCCCCC"/>
            <w:sz w:val="24"/>
            <w:szCs w:val="24"/>
            <w:lang w:val="en-IN" w:eastAsia="en-IN" w:bidi="hi-IN"/>
          </w:rPr>
          <w:t xml:space="preserve">: </w:t>
        </w:r>
        <w:r w:rsidRPr="00FC35A7">
          <w:rPr>
            <w:color w:val="CE9178"/>
            <w:sz w:val="24"/>
            <w:szCs w:val="24"/>
            <w:lang w:val="en-IN" w:eastAsia="en-IN" w:bidi="hi-IN"/>
          </w:rPr>
          <w:t>flex</w:t>
        </w:r>
        <w:r w:rsidRPr="00FC35A7">
          <w:rPr>
            <w:color w:val="CCCCCC"/>
            <w:sz w:val="24"/>
            <w:szCs w:val="24"/>
            <w:lang w:val="en-IN" w:eastAsia="en-IN" w:bidi="hi-IN"/>
          </w:rPr>
          <w:t>;</w:t>
        </w:r>
      </w:ins>
    </w:p>
    <w:p w14:paraId="14E64514" w14:textId="77777777" w:rsidR="00E35599" w:rsidRPr="00FC35A7" w:rsidRDefault="00E35599" w:rsidP="00E35599">
      <w:pPr>
        <w:widowControl/>
        <w:shd w:val="clear" w:color="auto" w:fill="1F1F1F"/>
        <w:autoSpaceDE/>
        <w:autoSpaceDN/>
        <w:spacing w:line="285" w:lineRule="atLeast"/>
        <w:rPr>
          <w:ins w:id="132" w:author="Harshita" w:date="2024-09-30T12:17:00Z"/>
          <w:color w:val="CCCCCC"/>
          <w:sz w:val="24"/>
          <w:szCs w:val="24"/>
          <w:lang w:val="en-IN" w:eastAsia="en-IN" w:bidi="hi-IN"/>
        </w:rPr>
      </w:pPr>
      <w:ins w:id="13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justify-content</w:t>
        </w:r>
        <w:proofErr w:type="gramEnd"/>
        <w:r w:rsidRPr="00FC35A7">
          <w:rPr>
            <w:color w:val="CCCCCC"/>
            <w:sz w:val="24"/>
            <w:szCs w:val="24"/>
            <w:lang w:val="en-IN" w:eastAsia="en-IN" w:bidi="hi-IN"/>
          </w:rPr>
          <w:t xml:space="preserve">: </w:t>
        </w:r>
        <w:r w:rsidRPr="00FC35A7">
          <w:rPr>
            <w:color w:val="CE9178"/>
            <w:sz w:val="24"/>
            <w:szCs w:val="24"/>
            <w:lang w:val="en-IN" w:eastAsia="en-IN" w:bidi="hi-IN"/>
          </w:rPr>
          <w:t>space-between</w:t>
        </w:r>
        <w:r w:rsidRPr="00FC35A7">
          <w:rPr>
            <w:color w:val="CCCCCC"/>
            <w:sz w:val="24"/>
            <w:szCs w:val="24"/>
            <w:lang w:val="en-IN" w:eastAsia="en-IN" w:bidi="hi-IN"/>
          </w:rPr>
          <w:t>;</w:t>
        </w:r>
      </w:ins>
    </w:p>
    <w:p w14:paraId="60F4C5C3" w14:textId="77777777" w:rsidR="00E35599" w:rsidRPr="00FC35A7" w:rsidRDefault="00E35599" w:rsidP="00E35599">
      <w:pPr>
        <w:widowControl/>
        <w:shd w:val="clear" w:color="auto" w:fill="1F1F1F"/>
        <w:autoSpaceDE/>
        <w:autoSpaceDN/>
        <w:spacing w:line="285" w:lineRule="atLeast"/>
        <w:rPr>
          <w:ins w:id="134" w:author="Harshita" w:date="2024-09-30T12:17:00Z"/>
          <w:color w:val="CCCCCC"/>
          <w:sz w:val="24"/>
          <w:szCs w:val="24"/>
          <w:lang w:val="en-IN" w:eastAsia="en-IN" w:bidi="hi-IN"/>
        </w:rPr>
      </w:pPr>
      <w:ins w:id="13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align-items</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2953BE35" w14:textId="77777777" w:rsidR="00E35599" w:rsidRPr="00FC35A7" w:rsidRDefault="00E35599" w:rsidP="00E35599">
      <w:pPr>
        <w:widowControl/>
        <w:shd w:val="clear" w:color="auto" w:fill="1F1F1F"/>
        <w:autoSpaceDE/>
        <w:autoSpaceDN/>
        <w:spacing w:line="285" w:lineRule="atLeast"/>
        <w:rPr>
          <w:ins w:id="136" w:author="Harshita" w:date="2024-09-30T12:17:00Z"/>
          <w:color w:val="CCCCCC"/>
          <w:sz w:val="24"/>
          <w:szCs w:val="24"/>
          <w:lang w:val="en-IN" w:eastAsia="en-IN" w:bidi="hi-IN"/>
        </w:rPr>
      </w:pPr>
      <w:ins w:id="13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1200px</w:t>
        </w:r>
        <w:r w:rsidRPr="00FC35A7">
          <w:rPr>
            <w:color w:val="CCCCCC"/>
            <w:sz w:val="24"/>
            <w:szCs w:val="24"/>
            <w:lang w:val="en-IN" w:eastAsia="en-IN" w:bidi="hi-IN"/>
          </w:rPr>
          <w:t xml:space="preserve">; </w:t>
        </w:r>
        <w:r w:rsidRPr="00FC35A7">
          <w:rPr>
            <w:color w:val="6A9955"/>
            <w:sz w:val="24"/>
            <w:szCs w:val="24"/>
            <w:lang w:val="en-IN" w:eastAsia="en-IN" w:bidi="hi-IN"/>
          </w:rPr>
          <w:t>/* Max width for the header */</w:t>
        </w:r>
      </w:ins>
    </w:p>
    <w:p w14:paraId="0CB4AE1B" w14:textId="77777777" w:rsidR="00E35599" w:rsidRPr="00FC35A7" w:rsidRDefault="00E35599" w:rsidP="00E35599">
      <w:pPr>
        <w:widowControl/>
        <w:shd w:val="clear" w:color="auto" w:fill="1F1F1F"/>
        <w:autoSpaceDE/>
        <w:autoSpaceDN/>
        <w:spacing w:line="285" w:lineRule="atLeast"/>
        <w:rPr>
          <w:ins w:id="138" w:author="Harshita" w:date="2024-09-30T12:17:00Z"/>
          <w:color w:val="CCCCCC"/>
          <w:sz w:val="24"/>
          <w:szCs w:val="24"/>
          <w:lang w:val="en-IN" w:eastAsia="en-IN" w:bidi="hi-IN"/>
        </w:rPr>
      </w:pPr>
      <w:ins w:id="13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CE9178"/>
            <w:sz w:val="24"/>
            <w:szCs w:val="24"/>
            <w:lang w:val="en-IN" w:eastAsia="en-IN" w:bidi="hi-IN"/>
          </w:rPr>
          <w:t>auto</w:t>
        </w:r>
        <w:r w:rsidRPr="00FC35A7">
          <w:rPr>
            <w:color w:val="CCCCCC"/>
            <w:sz w:val="24"/>
            <w:szCs w:val="24"/>
            <w:lang w:val="en-IN" w:eastAsia="en-IN" w:bidi="hi-IN"/>
          </w:rPr>
          <w:t xml:space="preserve">; </w:t>
        </w:r>
        <w:r w:rsidRPr="00FC35A7">
          <w:rPr>
            <w:color w:val="6A9955"/>
            <w:sz w:val="24"/>
            <w:szCs w:val="24"/>
            <w:lang w:val="en-IN" w:eastAsia="en-IN" w:bidi="hi-IN"/>
          </w:rPr>
          <w:t xml:space="preserve">/* </w:t>
        </w:r>
        <w:proofErr w:type="spellStart"/>
        <w:r w:rsidRPr="00FC35A7">
          <w:rPr>
            <w:color w:val="6A9955"/>
            <w:sz w:val="24"/>
            <w:szCs w:val="24"/>
            <w:lang w:val="en-IN" w:eastAsia="en-IN" w:bidi="hi-IN"/>
          </w:rPr>
          <w:t>Center</w:t>
        </w:r>
        <w:proofErr w:type="spellEnd"/>
        <w:r w:rsidRPr="00FC35A7">
          <w:rPr>
            <w:color w:val="6A9955"/>
            <w:sz w:val="24"/>
            <w:szCs w:val="24"/>
            <w:lang w:val="en-IN" w:eastAsia="en-IN" w:bidi="hi-IN"/>
          </w:rPr>
          <w:t xml:space="preserve"> the header */</w:t>
        </w:r>
      </w:ins>
    </w:p>
    <w:p w14:paraId="0A87F3CA" w14:textId="77777777" w:rsidR="00E35599" w:rsidRPr="00FC35A7" w:rsidRDefault="00E35599" w:rsidP="00E35599">
      <w:pPr>
        <w:widowControl/>
        <w:shd w:val="clear" w:color="auto" w:fill="1F1F1F"/>
        <w:autoSpaceDE/>
        <w:autoSpaceDN/>
        <w:spacing w:line="285" w:lineRule="atLeast"/>
        <w:rPr>
          <w:ins w:id="140" w:author="Harshita" w:date="2024-09-30T12:17:00Z"/>
          <w:color w:val="CCCCCC"/>
          <w:sz w:val="24"/>
          <w:szCs w:val="24"/>
          <w:lang w:val="en-IN" w:eastAsia="en-IN" w:bidi="hi-IN"/>
        </w:rPr>
      </w:pPr>
      <w:ins w:id="14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 xml:space="preserve">; </w:t>
        </w:r>
        <w:r w:rsidRPr="00FC35A7">
          <w:rPr>
            <w:color w:val="6A9955"/>
            <w:sz w:val="24"/>
            <w:szCs w:val="24"/>
            <w:lang w:val="en-IN" w:eastAsia="en-IN" w:bidi="hi-IN"/>
          </w:rPr>
          <w:t>/* Horizontal padding */</w:t>
        </w:r>
      </w:ins>
    </w:p>
    <w:p w14:paraId="1CA045C8" w14:textId="77777777" w:rsidR="00E35599" w:rsidRPr="00FC35A7" w:rsidRDefault="00E35599" w:rsidP="00E35599">
      <w:pPr>
        <w:widowControl/>
        <w:shd w:val="clear" w:color="auto" w:fill="1F1F1F"/>
        <w:autoSpaceDE/>
        <w:autoSpaceDN/>
        <w:spacing w:line="285" w:lineRule="atLeast"/>
        <w:rPr>
          <w:ins w:id="142" w:author="Harshita" w:date="2024-09-30T12:17:00Z"/>
          <w:color w:val="CCCCCC"/>
          <w:sz w:val="24"/>
          <w:szCs w:val="24"/>
          <w:lang w:val="en-IN" w:eastAsia="en-IN" w:bidi="hi-IN"/>
        </w:rPr>
      </w:pPr>
      <w:ins w:id="143" w:author="Harshita" w:date="2024-09-30T12:17:00Z">
        <w:r w:rsidRPr="00FC35A7">
          <w:rPr>
            <w:color w:val="CCCCCC"/>
            <w:sz w:val="24"/>
            <w:szCs w:val="24"/>
            <w:lang w:val="en-IN" w:eastAsia="en-IN" w:bidi="hi-IN"/>
          </w:rPr>
          <w:t>}</w:t>
        </w:r>
      </w:ins>
    </w:p>
    <w:p w14:paraId="4BA1C260" w14:textId="77777777" w:rsidR="00E35599" w:rsidRPr="00FC35A7" w:rsidRDefault="00E35599" w:rsidP="00E35599">
      <w:pPr>
        <w:widowControl/>
        <w:shd w:val="clear" w:color="auto" w:fill="1F1F1F"/>
        <w:autoSpaceDE/>
        <w:autoSpaceDN/>
        <w:spacing w:line="285" w:lineRule="atLeast"/>
        <w:rPr>
          <w:ins w:id="144" w:author="Harshita" w:date="2024-09-30T12:17:00Z"/>
          <w:color w:val="CCCCCC"/>
          <w:sz w:val="24"/>
          <w:szCs w:val="24"/>
          <w:lang w:val="en-IN" w:eastAsia="en-IN" w:bidi="hi-IN"/>
        </w:rPr>
      </w:pPr>
    </w:p>
    <w:p w14:paraId="17AAC9F9" w14:textId="77777777" w:rsidR="00E35599" w:rsidRPr="00FC35A7" w:rsidRDefault="00E35599" w:rsidP="00E35599">
      <w:pPr>
        <w:widowControl/>
        <w:shd w:val="clear" w:color="auto" w:fill="1F1F1F"/>
        <w:autoSpaceDE/>
        <w:autoSpaceDN/>
        <w:spacing w:line="285" w:lineRule="atLeast"/>
        <w:rPr>
          <w:ins w:id="145" w:author="Harshita" w:date="2024-09-30T12:17:00Z"/>
          <w:color w:val="CCCCCC"/>
          <w:sz w:val="24"/>
          <w:szCs w:val="24"/>
          <w:lang w:val="en-IN" w:eastAsia="en-IN" w:bidi="hi-IN"/>
        </w:rPr>
      </w:pPr>
      <w:ins w:id="146" w:author="Harshita" w:date="2024-09-30T12:17:00Z">
        <w:r w:rsidRPr="00FC35A7">
          <w:rPr>
            <w:color w:val="D7BA7D"/>
            <w:sz w:val="24"/>
            <w:szCs w:val="24"/>
            <w:lang w:val="en-IN" w:eastAsia="en-IN" w:bidi="hi-IN"/>
          </w:rPr>
          <w:t>.logo</w:t>
        </w:r>
      </w:ins>
    </w:p>
    <w:p w14:paraId="0E131AEB" w14:textId="77777777" w:rsidR="00E35599" w:rsidRPr="00FC35A7" w:rsidRDefault="00E35599" w:rsidP="00E35599">
      <w:pPr>
        <w:widowControl/>
        <w:shd w:val="clear" w:color="auto" w:fill="1F1F1F"/>
        <w:autoSpaceDE/>
        <w:autoSpaceDN/>
        <w:spacing w:line="285" w:lineRule="atLeast"/>
        <w:rPr>
          <w:ins w:id="147" w:author="Harshita" w:date="2024-09-30T12:17:00Z"/>
          <w:color w:val="CCCCCC"/>
          <w:sz w:val="24"/>
          <w:szCs w:val="24"/>
          <w:lang w:val="en-IN" w:eastAsia="en-IN" w:bidi="hi-IN"/>
        </w:rPr>
      </w:pPr>
      <w:ins w:id="148" w:author="Harshita" w:date="2024-09-30T12:17:00Z">
        <w:r w:rsidRPr="00FC35A7">
          <w:rPr>
            <w:color w:val="CCCCCC"/>
            <w:sz w:val="24"/>
            <w:szCs w:val="24"/>
            <w:lang w:val="en-IN" w:eastAsia="en-IN" w:bidi="hi-IN"/>
          </w:rPr>
          <w:t>{</w:t>
        </w:r>
      </w:ins>
    </w:p>
    <w:p w14:paraId="0DFC6B76" w14:textId="77777777" w:rsidR="00E35599" w:rsidRPr="00FC35A7" w:rsidRDefault="00E35599" w:rsidP="00E35599">
      <w:pPr>
        <w:widowControl/>
        <w:shd w:val="clear" w:color="auto" w:fill="1F1F1F"/>
        <w:autoSpaceDE/>
        <w:autoSpaceDN/>
        <w:spacing w:line="285" w:lineRule="atLeast"/>
        <w:rPr>
          <w:ins w:id="149" w:author="Harshita" w:date="2024-09-30T12:17:00Z"/>
          <w:color w:val="CCCCCC"/>
          <w:sz w:val="24"/>
          <w:szCs w:val="24"/>
          <w:lang w:val="en-IN" w:eastAsia="en-IN" w:bidi="hi-IN"/>
        </w:rPr>
      </w:pPr>
      <w:ins w:id="15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border-style</w:t>
        </w:r>
        <w:proofErr w:type="gramEnd"/>
        <w:r w:rsidRPr="00FC35A7">
          <w:rPr>
            <w:color w:val="CCCCCC"/>
            <w:sz w:val="24"/>
            <w:szCs w:val="24"/>
            <w:lang w:val="en-IN" w:eastAsia="en-IN" w:bidi="hi-IN"/>
          </w:rPr>
          <w:t xml:space="preserve">: </w:t>
        </w:r>
        <w:r w:rsidRPr="00FC35A7">
          <w:rPr>
            <w:color w:val="CE9178"/>
            <w:sz w:val="24"/>
            <w:szCs w:val="24"/>
            <w:lang w:val="en-IN" w:eastAsia="en-IN" w:bidi="hi-IN"/>
          </w:rPr>
          <w:t>solid</w:t>
        </w:r>
        <w:r w:rsidRPr="00FC35A7">
          <w:rPr>
            <w:color w:val="CCCCCC"/>
            <w:sz w:val="24"/>
            <w:szCs w:val="24"/>
            <w:lang w:val="en-IN" w:eastAsia="en-IN" w:bidi="hi-IN"/>
          </w:rPr>
          <w:t xml:space="preserve"> </w:t>
        </w:r>
        <w:r w:rsidRPr="00FC35A7">
          <w:rPr>
            <w:color w:val="CE9178"/>
            <w:sz w:val="24"/>
            <w:szCs w:val="24"/>
            <w:lang w:val="en-IN" w:eastAsia="en-IN" w:bidi="hi-IN"/>
          </w:rPr>
          <w:t>black</w:t>
        </w:r>
        <w:r w:rsidRPr="00FC35A7">
          <w:rPr>
            <w:color w:val="CCCCCC"/>
            <w:sz w:val="24"/>
            <w:szCs w:val="24"/>
            <w:lang w:val="en-IN" w:eastAsia="en-IN" w:bidi="hi-IN"/>
          </w:rPr>
          <w:t>;</w:t>
        </w:r>
      </w:ins>
    </w:p>
    <w:p w14:paraId="27B3494A" w14:textId="77777777" w:rsidR="00E35599" w:rsidRPr="00FC35A7" w:rsidRDefault="00E35599" w:rsidP="00E35599">
      <w:pPr>
        <w:widowControl/>
        <w:shd w:val="clear" w:color="auto" w:fill="1F1F1F"/>
        <w:autoSpaceDE/>
        <w:autoSpaceDN/>
        <w:spacing w:line="285" w:lineRule="atLeast"/>
        <w:rPr>
          <w:ins w:id="151" w:author="Harshita" w:date="2024-09-30T12:17:00Z"/>
          <w:color w:val="CCCCCC"/>
          <w:sz w:val="24"/>
          <w:szCs w:val="24"/>
          <w:lang w:val="en-IN" w:eastAsia="en-IN" w:bidi="hi-IN"/>
        </w:rPr>
      </w:pPr>
      <w:ins w:id="15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w:t>
        </w:r>
        <w:r w:rsidRPr="00FC35A7">
          <w:rPr>
            <w:color w:val="CCCCCC"/>
            <w:sz w:val="24"/>
            <w:szCs w:val="24"/>
            <w:lang w:val="en-IN" w:eastAsia="en-IN" w:bidi="hi-IN"/>
          </w:rPr>
          <w:t>;</w:t>
        </w:r>
      </w:ins>
    </w:p>
    <w:p w14:paraId="240F50EF" w14:textId="77777777" w:rsidR="00E35599" w:rsidRPr="00FC35A7" w:rsidRDefault="00E35599" w:rsidP="00E35599">
      <w:pPr>
        <w:widowControl/>
        <w:shd w:val="clear" w:color="auto" w:fill="1F1F1F"/>
        <w:autoSpaceDE/>
        <w:autoSpaceDN/>
        <w:spacing w:line="285" w:lineRule="atLeast"/>
        <w:rPr>
          <w:ins w:id="153" w:author="Harshita" w:date="2024-09-30T12:17:00Z"/>
          <w:color w:val="CCCCCC"/>
          <w:sz w:val="24"/>
          <w:szCs w:val="24"/>
          <w:lang w:val="en-IN" w:eastAsia="en-IN" w:bidi="hi-IN"/>
        </w:rPr>
      </w:pPr>
      <w:ins w:id="154" w:author="Harshita" w:date="2024-09-30T12:17:00Z">
        <w:r w:rsidRPr="00FC35A7">
          <w:rPr>
            <w:color w:val="CCCCCC"/>
            <w:sz w:val="24"/>
            <w:szCs w:val="24"/>
            <w:lang w:val="en-IN" w:eastAsia="en-IN" w:bidi="hi-IN"/>
          </w:rPr>
          <w:t>}</w:t>
        </w:r>
      </w:ins>
    </w:p>
    <w:p w14:paraId="49A65B7D" w14:textId="77777777" w:rsidR="00E35599" w:rsidRPr="00FC35A7" w:rsidRDefault="00E35599">
      <w:pPr>
        <w:widowControl/>
        <w:autoSpaceDE/>
        <w:autoSpaceDN/>
        <w:rPr>
          <w:ins w:id="155" w:author="Harshita" w:date="2024-09-30T12:17:00Z"/>
          <w:i/>
          <w:iCs/>
          <w:sz w:val="24"/>
          <w:szCs w:val="24"/>
          <w:lang w:val="en-IN" w:eastAsia="en-IN" w:bidi="hi-IN"/>
        </w:rPr>
      </w:pPr>
    </w:p>
    <w:p w14:paraId="0E10AEBE" w14:textId="53115AB9" w:rsidR="00E35599" w:rsidRPr="00FC35A7" w:rsidRDefault="00E35599">
      <w:pPr>
        <w:widowControl/>
        <w:autoSpaceDE/>
        <w:autoSpaceDN/>
        <w:rPr>
          <w:ins w:id="156" w:author="Harshita" w:date="2024-09-30T12:17:00Z"/>
          <w:b/>
          <w:bCs/>
          <w:i/>
          <w:iCs/>
          <w:sz w:val="24"/>
          <w:szCs w:val="24"/>
          <w:u w:val="single"/>
          <w:lang w:val="en-IN" w:eastAsia="en-IN" w:bidi="hi-IN"/>
        </w:rPr>
      </w:pPr>
      <w:ins w:id="157" w:author="Harshita" w:date="2024-09-30T12:17:00Z">
        <w:r w:rsidRPr="00FC35A7">
          <w:rPr>
            <w:b/>
            <w:bCs/>
            <w:i/>
            <w:iCs/>
            <w:sz w:val="24"/>
            <w:szCs w:val="24"/>
            <w:u w:val="single"/>
            <w:lang w:val="en-IN" w:eastAsia="en-IN" w:bidi="hi-IN"/>
          </w:rPr>
          <w:t>HTML CODE:</w:t>
        </w:r>
      </w:ins>
    </w:p>
    <w:p w14:paraId="310C6AD1" w14:textId="77777777" w:rsidR="00E35599" w:rsidRPr="00FC35A7" w:rsidRDefault="00E35599">
      <w:pPr>
        <w:widowControl/>
        <w:autoSpaceDE/>
        <w:autoSpaceDN/>
        <w:rPr>
          <w:ins w:id="158" w:author="Harshita" w:date="2024-09-30T12:17:00Z"/>
          <w:b/>
          <w:bCs/>
          <w:i/>
          <w:iCs/>
          <w:sz w:val="24"/>
          <w:szCs w:val="24"/>
          <w:u w:val="single"/>
          <w:lang w:val="en-IN" w:eastAsia="en-IN" w:bidi="hi-IN"/>
        </w:rPr>
      </w:pPr>
    </w:p>
    <w:p w14:paraId="446AABD1" w14:textId="77777777" w:rsidR="00E35599" w:rsidRPr="00FC35A7" w:rsidRDefault="00E35599" w:rsidP="00E35599">
      <w:pPr>
        <w:widowControl/>
        <w:shd w:val="clear" w:color="auto" w:fill="1F1F1F"/>
        <w:autoSpaceDE/>
        <w:autoSpaceDN/>
        <w:spacing w:line="285" w:lineRule="atLeast"/>
        <w:rPr>
          <w:ins w:id="159" w:author="Harshita" w:date="2024-09-30T12:17:00Z"/>
          <w:color w:val="CCCCCC"/>
          <w:sz w:val="24"/>
          <w:szCs w:val="24"/>
          <w:lang w:val="en-IN" w:eastAsia="en-IN" w:bidi="hi-IN"/>
        </w:rPr>
      </w:pPr>
      <w:ins w:id="160" w:author="Harshita" w:date="2024-09-30T12:17:00Z">
        <w:r w:rsidRPr="00FC35A7">
          <w:rPr>
            <w:color w:val="CCCCCC"/>
            <w:sz w:val="24"/>
            <w:szCs w:val="24"/>
            <w:lang w:val="en-IN" w:eastAsia="en-IN" w:bidi="hi-IN"/>
          </w:rPr>
          <w:t> </w:t>
        </w:r>
        <w:r w:rsidRPr="00FC35A7">
          <w:rPr>
            <w:color w:val="808080"/>
            <w:sz w:val="24"/>
            <w:szCs w:val="24"/>
            <w:lang w:val="en-IN" w:eastAsia="en-IN" w:bidi="hi-IN"/>
          </w:rPr>
          <w:t>&lt;</w:t>
        </w:r>
        <w:r w:rsidRPr="00FC35A7">
          <w:rPr>
            <w:color w:val="569CD6"/>
            <w:sz w:val="24"/>
            <w:szCs w:val="24"/>
            <w:lang w:val="en-IN" w:eastAsia="en-IN" w:bidi="hi-IN"/>
          </w:rPr>
          <w:t>section</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"home"</w:t>
        </w:r>
        <w:r w:rsidRPr="00FC35A7">
          <w:rPr>
            <w:color w:val="CCCCCC"/>
            <w:sz w:val="24"/>
            <w:szCs w:val="24"/>
            <w:lang w:val="en-IN" w:eastAsia="en-IN" w:bidi="hi-IN"/>
          </w:rPr>
          <w:t xml:space="preserve"> </w:t>
        </w:r>
        <w:r w:rsidRPr="00FC35A7">
          <w:rPr>
            <w:color w:val="9CDCFE"/>
            <w:sz w:val="24"/>
            <w:szCs w:val="24"/>
            <w:lang w:val="en-IN" w:eastAsia="en-IN" w:bidi="hi-IN"/>
          </w:rPr>
          <w:t>id</w:t>
        </w:r>
        <w:r w:rsidRPr="00FC35A7">
          <w:rPr>
            <w:color w:val="CCCCCC"/>
            <w:sz w:val="24"/>
            <w:szCs w:val="24"/>
            <w:lang w:val="en-IN" w:eastAsia="en-IN" w:bidi="hi-IN"/>
          </w:rPr>
          <w:t>=</w:t>
        </w:r>
        <w:r w:rsidRPr="00FC35A7">
          <w:rPr>
            <w:color w:val="CE9178"/>
            <w:sz w:val="24"/>
            <w:szCs w:val="24"/>
            <w:lang w:val="en-IN" w:eastAsia="en-IN" w:bidi="hi-IN"/>
          </w:rPr>
          <w:t>"home"</w:t>
        </w:r>
        <w:r w:rsidRPr="00FC35A7">
          <w:rPr>
            <w:color w:val="808080"/>
            <w:sz w:val="24"/>
            <w:szCs w:val="24"/>
            <w:lang w:val="en-IN" w:eastAsia="en-IN" w:bidi="hi-IN"/>
          </w:rPr>
          <w:t>&gt;</w:t>
        </w:r>
      </w:ins>
    </w:p>
    <w:p w14:paraId="4B4E4D3D" w14:textId="77777777" w:rsidR="00E35599" w:rsidRPr="00FC35A7" w:rsidRDefault="00E35599" w:rsidP="00E35599">
      <w:pPr>
        <w:widowControl/>
        <w:shd w:val="clear" w:color="auto" w:fill="1F1F1F"/>
        <w:autoSpaceDE/>
        <w:autoSpaceDN/>
        <w:spacing w:line="285" w:lineRule="atLeast"/>
        <w:rPr>
          <w:ins w:id="161" w:author="Harshita" w:date="2024-09-30T12:17:00Z"/>
          <w:color w:val="CCCCCC"/>
          <w:sz w:val="24"/>
          <w:szCs w:val="24"/>
          <w:lang w:val="en-IN" w:eastAsia="en-IN" w:bidi="hi-IN"/>
        </w:rPr>
      </w:pPr>
      <w:ins w:id="16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"content"</w:t>
        </w:r>
        <w:r w:rsidRPr="00FC35A7">
          <w:rPr>
            <w:color w:val="808080"/>
            <w:sz w:val="24"/>
            <w:szCs w:val="24"/>
            <w:lang w:val="en-IN" w:eastAsia="en-IN" w:bidi="hi-IN"/>
          </w:rPr>
          <w:t>&gt;</w:t>
        </w:r>
      </w:ins>
    </w:p>
    <w:p w14:paraId="15F5EE9C" w14:textId="77777777" w:rsidR="00E35599" w:rsidRPr="00FC35A7" w:rsidRDefault="00E35599" w:rsidP="00E35599">
      <w:pPr>
        <w:widowControl/>
        <w:shd w:val="clear" w:color="auto" w:fill="1F1F1F"/>
        <w:autoSpaceDE/>
        <w:autoSpaceDN/>
        <w:spacing w:line="285" w:lineRule="atLeast"/>
        <w:rPr>
          <w:ins w:id="163" w:author="Harshita" w:date="2024-09-30T12:17:00Z"/>
          <w:color w:val="CCCCCC"/>
          <w:sz w:val="24"/>
          <w:szCs w:val="24"/>
          <w:lang w:val="en-IN" w:eastAsia="en-IN" w:bidi="hi-IN"/>
        </w:rPr>
      </w:pPr>
      <w:ins w:id="16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Reading Open Doors</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16CF9B29" w14:textId="77777777" w:rsidR="00E35599" w:rsidRPr="00FC35A7" w:rsidRDefault="00E35599" w:rsidP="00E35599">
      <w:pPr>
        <w:widowControl/>
        <w:shd w:val="clear" w:color="auto" w:fill="1F1F1F"/>
        <w:autoSpaceDE/>
        <w:autoSpaceDN/>
        <w:spacing w:line="285" w:lineRule="atLeast"/>
        <w:rPr>
          <w:ins w:id="165" w:author="Harshita" w:date="2024-09-30T12:17:00Z"/>
          <w:color w:val="CCCCCC"/>
          <w:sz w:val="24"/>
          <w:szCs w:val="24"/>
          <w:lang w:val="en-IN" w:eastAsia="en-IN" w:bidi="hi-IN"/>
        </w:rPr>
      </w:pPr>
      <w:ins w:id="166" w:author="Harshita" w:date="2024-09-30T12:17:00Z">
        <w:r w:rsidRPr="00FC35A7">
          <w:rPr>
            <w:color w:val="CCCCCC"/>
            <w:sz w:val="24"/>
            <w:szCs w:val="24"/>
            <w:lang w:val="en-IN" w:eastAsia="en-IN" w:bidi="hi-IN"/>
          </w:rPr>
          <w:lastRenderedPageBreak/>
          <w:t xml:space="preserve">                    </w:t>
        </w:r>
        <w:r w:rsidRPr="00FC35A7">
          <w:rPr>
            <w:color w:val="808080"/>
            <w:sz w:val="24"/>
            <w:szCs w:val="24"/>
            <w:lang w:val="en-IN" w:eastAsia="en-IN" w:bidi="hi-IN"/>
          </w:rPr>
          <w:t>&lt;</w:t>
        </w:r>
        <w:proofErr w:type="spellStart"/>
        <w:proofErr w:type="gramStart"/>
        <w:r w:rsidRPr="00FC35A7">
          <w:rPr>
            <w:color w:val="F44747"/>
            <w:sz w:val="24"/>
            <w:szCs w:val="24"/>
            <w:lang w:val="en-IN" w:eastAsia="en-IN" w:bidi="hi-IN"/>
          </w:rPr>
          <w:t>center</w:t>
        </w:r>
        <w:proofErr w:type="spellEnd"/>
        <w:proofErr w:type="gramEnd"/>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w:t>
        </w:r>
        <w:proofErr w:type="spellStart"/>
        <w:r w:rsidRPr="00FC35A7">
          <w:rPr>
            <w:color w:val="CE9178"/>
            <w:sz w:val="24"/>
            <w:szCs w:val="24"/>
            <w:lang w:val="en-IN" w:eastAsia="en-IN" w:bidi="hi-IN"/>
          </w:rPr>
          <w:t>btn</w:t>
        </w:r>
        <w:proofErr w:type="spellEnd"/>
        <w:r w:rsidRPr="00FC35A7">
          <w:rPr>
            <w:color w:val="CE9178"/>
            <w:sz w:val="24"/>
            <w:szCs w:val="24"/>
            <w:lang w:val="en-IN" w:eastAsia="en-IN" w:bidi="hi-IN"/>
          </w:rPr>
          <w:t>"</w:t>
        </w:r>
        <w:r w:rsidRPr="00FC35A7">
          <w:rPr>
            <w:color w:val="808080"/>
            <w:sz w:val="24"/>
            <w:szCs w:val="24"/>
            <w:lang w:val="en-IN" w:eastAsia="en-IN" w:bidi="hi-IN"/>
          </w:rPr>
          <w:t>&gt;</w:t>
        </w:r>
        <w:r w:rsidRPr="00FC35A7">
          <w:rPr>
            <w:color w:val="CCCCCC"/>
            <w:sz w:val="24"/>
            <w:szCs w:val="24"/>
            <w:lang w:val="en-IN" w:eastAsia="en-IN" w:bidi="hi-IN"/>
          </w:rPr>
          <w:t>shop now</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&gt;&lt;</w:t>
        </w:r>
        <w:r w:rsidRPr="00FC35A7">
          <w:rPr>
            <w:color w:val="569CD6"/>
            <w:sz w:val="24"/>
            <w:szCs w:val="24"/>
            <w:lang w:val="en-IN" w:eastAsia="en-IN" w:bidi="hi-IN"/>
          </w:rPr>
          <w:t>span</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"ribbon"</w:t>
        </w:r>
        <w:r w:rsidRPr="00FC35A7">
          <w:rPr>
            <w:color w:val="808080"/>
            <w:sz w:val="24"/>
            <w:szCs w:val="24"/>
            <w:lang w:val="en-IN" w:eastAsia="en-IN" w:bidi="hi-IN"/>
          </w:rPr>
          <w:t>&gt;</w:t>
        </w:r>
        <w:r w:rsidRPr="00FC35A7">
          <w:rPr>
            <w:color w:val="CCCCCC"/>
            <w:sz w:val="24"/>
            <w:szCs w:val="24"/>
            <w:lang w:val="en-IN" w:eastAsia="en-IN" w:bidi="hi-IN"/>
          </w:rPr>
          <w:t>75% Off</w:t>
        </w:r>
        <w:r w:rsidRPr="00FC35A7">
          <w:rPr>
            <w:color w:val="808080"/>
            <w:sz w:val="24"/>
            <w:szCs w:val="24"/>
            <w:lang w:val="en-IN" w:eastAsia="en-IN" w:bidi="hi-IN"/>
          </w:rPr>
          <w:t>&lt;/</w:t>
        </w:r>
        <w:r w:rsidRPr="00FC35A7">
          <w:rPr>
            <w:color w:val="569CD6"/>
            <w:sz w:val="24"/>
            <w:szCs w:val="24"/>
            <w:lang w:val="en-IN" w:eastAsia="en-IN" w:bidi="hi-IN"/>
          </w:rPr>
          <w:t>span</w:t>
        </w:r>
        <w:r w:rsidRPr="00FC35A7">
          <w:rPr>
            <w:color w:val="808080"/>
            <w:sz w:val="24"/>
            <w:szCs w:val="24"/>
            <w:lang w:val="en-IN" w:eastAsia="en-IN" w:bidi="hi-IN"/>
          </w:rPr>
          <w:t>&gt;&lt;/</w:t>
        </w:r>
        <w:proofErr w:type="spellStart"/>
        <w:r w:rsidRPr="00FC35A7">
          <w:rPr>
            <w:color w:val="F44747"/>
            <w:sz w:val="24"/>
            <w:szCs w:val="24"/>
            <w:lang w:val="en-IN" w:eastAsia="en-IN" w:bidi="hi-IN"/>
          </w:rPr>
          <w:t>center</w:t>
        </w:r>
        <w:proofErr w:type="spellEnd"/>
        <w:r w:rsidRPr="00FC35A7">
          <w:rPr>
            <w:color w:val="808080"/>
            <w:sz w:val="24"/>
            <w:szCs w:val="24"/>
            <w:lang w:val="en-IN" w:eastAsia="en-IN" w:bidi="hi-IN"/>
          </w:rPr>
          <w:t>&gt;</w:t>
        </w:r>
      </w:ins>
    </w:p>
    <w:p w14:paraId="3580281F" w14:textId="77777777" w:rsidR="00E35599" w:rsidRPr="00FC35A7" w:rsidRDefault="00E35599" w:rsidP="00E35599">
      <w:pPr>
        <w:widowControl/>
        <w:shd w:val="clear" w:color="auto" w:fill="1F1F1F"/>
        <w:autoSpaceDE/>
        <w:autoSpaceDN/>
        <w:spacing w:line="285" w:lineRule="atLeast"/>
        <w:rPr>
          <w:ins w:id="167" w:author="Harshita" w:date="2024-09-30T12:17:00Z"/>
          <w:color w:val="CCCCCC"/>
          <w:sz w:val="24"/>
          <w:szCs w:val="24"/>
          <w:lang w:val="en-IN" w:eastAsia="en-IN" w:bidi="hi-IN"/>
        </w:rPr>
      </w:pPr>
      <w:ins w:id="16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108FF7E5" w14:textId="77777777" w:rsidR="00E35599" w:rsidRPr="00FC35A7" w:rsidRDefault="00E35599" w:rsidP="00E35599">
      <w:pPr>
        <w:widowControl/>
        <w:shd w:val="clear" w:color="auto" w:fill="1F1F1F"/>
        <w:autoSpaceDE/>
        <w:autoSpaceDN/>
        <w:spacing w:line="285" w:lineRule="atLeast"/>
        <w:rPr>
          <w:ins w:id="169" w:author="Harshita" w:date="2024-09-30T12:17:00Z"/>
          <w:color w:val="CCCCCC"/>
          <w:sz w:val="24"/>
          <w:szCs w:val="24"/>
          <w:lang w:val="en-IN" w:eastAsia="en-IN" w:bidi="hi-IN"/>
        </w:rPr>
      </w:pPr>
      <w:ins w:id="17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"image"</w:t>
        </w:r>
        <w:r w:rsidRPr="00FC35A7">
          <w:rPr>
            <w:color w:val="808080"/>
            <w:sz w:val="24"/>
            <w:szCs w:val="24"/>
            <w:lang w:val="en-IN" w:eastAsia="en-IN" w:bidi="hi-IN"/>
          </w:rPr>
          <w:t>&gt;</w:t>
        </w:r>
      </w:ins>
    </w:p>
    <w:p w14:paraId="7E25BC5E" w14:textId="77777777" w:rsidR="00E35599" w:rsidRPr="00FC35A7" w:rsidRDefault="00E35599" w:rsidP="00E35599">
      <w:pPr>
        <w:widowControl/>
        <w:shd w:val="clear" w:color="auto" w:fill="1F1F1F"/>
        <w:autoSpaceDE/>
        <w:autoSpaceDN/>
        <w:spacing w:line="285" w:lineRule="atLeast"/>
        <w:rPr>
          <w:ins w:id="171" w:author="Harshita" w:date="2024-09-30T12:17:00Z"/>
          <w:color w:val="CCCCCC"/>
          <w:sz w:val="24"/>
          <w:szCs w:val="24"/>
          <w:lang w:val="en-IN" w:eastAsia="en-IN" w:bidi="hi-IN"/>
        </w:rPr>
      </w:pPr>
      <w:ins w:id="17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src</w:t>
        </w:r>
        <w:r w:rsidRPr="00FC35A7">
          <w:rPr>
            <w:color w:val="CCCCCC"/>
            <w:sz w:val="24"/>
            <w:szCs w:val="24"/>
            <w:lang w:val="en-IN" w:eastAsia="en-IN" w:bidi="hi-IN"/>
          </w:rPr>
          <w:t>=</w:t>
        </w:r>
        <w:r w:rsidRPr="00FC35A7">
          <w:rPr>
            <w:color w:val="CE9178"/>
            <w:sz w:val="24"/>
            <w:szCs w:val="24"/>
            <w:lang w:val="en-IN" w:eastAsia="en-IN" w:bidi="hi-IN"/>
          </w:rPr>
          <w:t>"https://miro.medium.com/v2/resize:fit:5120/1*42ebJizcUtZBNIZPmmMZ5Q.jpeg"</w:t>
        </w:r>
        <w:r w:rsidRPr="00FC35A7">
          <w:rPr>
            <w:color w:val="CCCCCC"/>
            <w:sz w:val="24"/>
            <w:szCs w:val="24"/>
            <w:lang w:val="en-IN" w:eastAsia="en-IN" w:bidi="hi-IN"/>
          </w:rPr>
          <w:t xml:space="preserve"> </w:t>
        </w:r>
        <w:r w:rsidRPr="00FC35A7">
          <w:rPr>
            <w:color w:val="9CDCFE"/>
            <w:sz w:val="24"/>
            <w:szCs w:val="24"/>
            <w:lang w:val="en-IN" w:eastAsia="en-IN" w:bidi="hi-IN"/>
          </w:rPr>
          <w:t>alt</w:t>
        </w:r>
        <w:r w:rsidRPr="00FC35A7">
          <w:rPr>
            <w:color w:val="CCCCCC"/>
            <w:sz w:val="24"/>
            <w:szCs w:val="24"/>
            <w:lang w:val="en-IN" w:eastAsia="en-IN" w:bidi="hi-IN"/>
          </w:rPr>
          <w:t>=</w:t>
        </w:r>
        <w:r w:rsidRPr="00FC35A7">
          <w:rPr>
            <w:color w:val="CE9178"/>
            <w:sz w:val="24"/>
            <w:szCs w:val="24"/>
            <w:lang w:val="en-IN" w:eastAsia="en-IN" w:bidi="hi-IN"/>
          </w:rPr>
          <w:t>"image"</w:t>
        </w:r>
        <w:r w:rsidRPr="00FC35A7">
          <w:rPr>
            <w:color w:val="808080"/>
            <w:sz w:val="24"/>
            <w:szCs w:val="24"/>
            <w:lang w:val="en-IN" w:eastAsia="en-IN" w:bidi="hi-IN"/>
          </w:rPr>
          <w:t>/&gt;</w:t>
        </w:r>
      </w:ins>
    </w:p>
    <w:p w14:paraId="08B85A7D" w14:textId="77777777" w:rsidR="00E35599" w:rsidRPr="00FC35A7" w:rsidRDefault="00E35599" w:rsidP="00E35599">
      <w:pPr>
        <w:widowControl/>
        <w:shd w:val="clear" w:color="auto" w:fill="1F1F1F"/>
        <w:autoSpaceDE/>
        <w:autoSpaceDN/>
        <w:spacing w:line="285" w:lineRule="atLeast"/>
        <w:rPr>
          <w:ins w:id="173" w:author="Harshita" w:date="2024-09-30T12:17:00Z"/>
          <w:color w:val="CCCCCC"/>
          <w:sz w:val="24"/>
          <w:szCs w:val="24"/>
          <w:lang w:val="en-IN" w:eastAsia="en-IN" w:bidi="hi-IN"/>
        </w:rPr>
      </w:pPr>
      <w:ins w:id="17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23741619" w14:textId="77777777" w:rsidR="00E35599" w:rsidRPr="00FC35A7" w:rsidRDefault="00E35599" w:rsidP="00E35599">
      <w:pPr>
        <w:widowControl/>
        <w:shd w:val="clear" w:color="auto" w:fill="1F1F1F"/>
        <w:autoSpaceDE/>
        <w:autoSpaceDN/>
        <w:spacing w:line="285" w:lineRule="atLeast"/>
        <w:rPr>
          <w:ins w:id="175" w:author="Harshita" w:date="2024-09-30T12:17:00Z"/>
          <w:color w:val="CCCCCC"/>
          <w:sz w:val="24"/>
          <w:szCs w:val="24"/>
          <w:lang w:val="en-IN" w:eastAsia="en-IN" w:bidi="hi-IN"/>
        </w:rPr>
      </w:pPr>
      <w:ins w:id="17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378088C3" w14:textId="77777777" w:rsidR="00E35599" w:rsidRPr="00FC35A7" w:rsidRDefault="00E35599" w:rsidP="00E35599">
      <w:pPr>
        <w:widowControl/>
        <w:shd w:val="clear" w:color="auto" w:fill="1F1F1F"/>
        <w:autoSpaceDE/>
        <w:autoSpaceDN/>
        <w:spacing w:line="285" w:lineRule="atLeast"/>
        <w:rPr>
          <w:ins w:id="177" w:author="Harshita" w:date="2024-09-30T12:17:00Z"/>
          <w:color w:val="CCCCCC"/>
          <w:sz w:val="24"/>
          <w:szCs w:val="24"/>
          <w:lang w:val="en-IN" w:eastAsia="en-IN" w:bidi="hi-IN"/>
        </w:rPr>
      </w:pPr>
      <w:ins w:id="178" w:author="Harshita" w:date="2024-09-30T12:17:00Z">
        <w:r w:rsidRPr="00FC35A7">
          <w:rPr>
            <w:color w:val="CCCCCC"/>
            <w:sz w:val="24"/>
            <w:szCs w:val="24"/>
            <w:lang w:val="en-IN" w:eastAsia="en-IN" w:bidi="hi-IN"/>
          </w:rPr>
          <w:t>         </w:t>
        </w:r>
        <w:r w:rsidRPr="00FC35A7">
          <w:rPr>
            <w:color w:val="808080"/>
            <w:sz w:val="24"/>
            <w:szCs w:val="24"/>
            <w:lang w:val="en-IN" w:eastAsia="en-IN" w:bidi="hi-IN"/>
          </w:rPr>
          <w:t>&lt;/</w:t>
        </w:r>
        <w:r w:rsidRPr="00FC35A7">
          <w:rPr>
            <w:color w:val="569CD6"/>
            <w:sz w:val="24"/>
            <w:szCs w:val="24"/>
            <w:lang w:val="en-IN" w:eastAsia="en-IN" w:bidi="hi-IN"/>
          </w:rPr>
          <w:t>section</w:t>
        </w:r>
        <w:r w:rsidRPr="00FC35A7">
          <w:rPr>
            <w:color w:val="808080"/>
            <w:sz w:val="24"/>
            <w:szCs w:val="24"/>
            <w:lang w:val="en-IN" w:eastAsia="en-IN" w:bidi="hi-IN"/>
          </w:rPr>
          <w:t>&gt;</w:t>
        </w:r>
      </w:ins>
    </w:p>
    <w:p w14:paraId="590B65D9" w14:textId="77777777" w:rsidR="00E35599" w:rsidRPr="00FC35A7" w:rsidRDefault="00E35599" w:rsidP="00E35599">
      <w:pPr>
        <w:widowControl/>
        <w:shd w:val="clear" w:color="auto" w:fill="1F1F1F"/>
        <w:autoSpaceDE/>
        <w:autoSpaceDN/>
        <w:spacing w:line="285" w:lineRule="atLeast"/>
        <w:rPr>
          <w:ins w:id="179" w:author="Harshita" w:date="2024-09-30T12:17:00Z"/>
          <w:color w:val="CCCCCC"/>
          <w:sz w:val="24"/>
          <w:szCs w:val="24"/>
          <w:lang w:val="en-IN" w:eastAsia="en-IN" w:bidi="hi-IN"/>
        </w:rPr>
      </w:pPr>
      <w:proofErr w:type="gramStart"/>
      <w:ins w:id="180" w:author="Harshita" w:date="2024-09-30T12:17:00Z">
        <w:r w:rsidRPr="00FC35A7">
          <w:rPr>
            <w:color w:val="6A9955"/>
            <w:sz w:val="24"/>
            <w:szCs w:val="24"/>
            <w:lang w:val="en-IN" w:eastAsia="en-IN" w:bidi="hi-IN"/>
          </w:rPr>
          <w:t>&lt;!--</w:t>
        </w:r>
        <w:proofErr w:type="gramEnd"/>
        <w:r w:rsidRPr="00FC35A7">
          <w:rPr>
            <w:color w:val="6A9955"/>
            <w:sz w:val="24"/>
            <w:szCs w:val="24"/>
            <w:lang w:val="en-IN" w:eastAsia="en-IN" w:bidi="hi-IN"/>
          </w:rPr>
          <w:t xml:space="preserve"> home section ends--&gt;</w:t>
        </w:r>
      </w:ins>
    </w:p>
    <w:p w14:paraId="254F1AD6" w14:textId="77777777" w:rsidR="00E35599" w:rsidRPr="00FC35A7" w:rsidRDefault="00E35599" w:rsidP="00E35599">
      <w:pPr>
        <w:widowControl/>
        <w:shd w:val="clear" w:color="auto" w:fill="1F1F1F"/>
        <w:autoSpaceDE/>
        <w:autoSpaceDN/>
        <w:spacing w:line="285" w:lineRule="atLeast"/>
        <w:rPr>
          <w:ins w:id="181" w:author="Harshita" w:date="2024-09-30T12:17:00Z"/>
          <w:color w:val="CCCCCC"/>
          <w:sz w:val="24"/>
          <w:szCs w:val="24"/>
          <w:lang w:val="en-IN" w:eastAsia="en-IN" w:bidi="hi-IN"/>
        </w:rPr>
      </w:pPr>
      <w:ins w:id="182" w:author="Harshita" w:date="2024-09-30T12:17:00Z">
        <w:r w:rsidRPr="00FC35A7">
          <w:rPr>
            <w:color w:val="6A9955"/>
            <w:sz w:val="24"/>
            <w:szCs w:val="24"/>
            <w:lang w:val="en-IN" w:eastAsia="en-IN" w:bidi="hi-IN"/>
          </w:rPr>
          <w:t>&lt;!--icon section starts --&gt;</w:t>
        </w:r>
      </w:ins>
    </w:p>
    <w:p w14:paraId="66C557E2" w14:textId="77777777" w:rsidR="00E35599" w:rsidRPr="00FC35A7" w:rsidRDefault="00E35599" w:rsidP="00E35599">
      <w:pPr>
        <w:widowControl/>
        <w:shd w:val="clear" w:color="auto" w:fill="1F1F1F"/>
        <w:autoSpaceDE/>
        <w:autoSpaceDN/>
        <w:spacing w:line="285" w:lineRule="atLeast"/>
        <w:rPr>
          <w:ins w:id="183" w:author="Harshita" w:date="2024-09-30T12:17:00Z"/>
          <w:color w:val="CCCCCC"/>
          <w:sz w:val="24"/>
          <w:szCs w:val="24"/>
          <w:lang w:val="en-IN" w:eastAsia="en-IN" w:bidi="hi-IN"/>
        </w:rPr>
      </w:pPr>
      <w:ins w:id="184" w:author="Harshita" w:date="2024-09-30T12:17:00Z">
        <w:r w:rsidRPr="00FC35A7">
          <w:rPr>
            <w:color w:val="808080"/>
            <w:sz w:val="24"/>
            <w:szCs w:val="24"/>
            <w:lang w:val="en-IN" w:eastAsia="en-IN" w:bidi="hi-IN"/>
          </w:rPr>
          <w:t>&lt;</w:t>
        </w:r>
        <w:r w:rsidRPr="00FC35A7">
          <w:rPr>
            <w:color w:val="569CD6"/>
            <w:sz w:val="24"/>
            <w:szCs w:val="24"/>
            <w:lang w:val="en-IN" w:eastAsia="en-IN" w:bidi="hi-IN"/>
          </w:rPr>
          <w:t>section</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"icon-container"</w:t>
        </w:r>
        <w:r w:rsidRPr="00FC35A7">
          <w:rPr>
            <w:color w:val="808080"/>
            <w:sz w:val="24"/>
            <w:szCs w:val="24"/>
            <w:lang w:val="en-IN" w:eastAsia="en-IN" w:bidi="hi-IN"/>
          </w:rPr>
          <w:t>&gt;</w:t>
        </w:r>
      </w:ins>
    </w:p>
    <w:p w14:paraId="3BC978A1" w14:textId="77777777" w:rsidR="00E35599" w:rsidRPr="00FC35A7" w:rsidRDefault="00E35599" w:rsidP="00E35599">
      <w:pPr>
        <w:widowControl/>
        <w:shd w:val="clear" w:color="auto" w:fill="1F1F1F"/>
        <w:autoSpaceDE/>
        <w:autoSpaceDN/>
        <w:spacing w:line="285" w:lineRule="atLeast"/>
        <w:rPr>
          <w:ins w:id="185" w:author="Harshita" w:date="2024-09-30T12:17:00Z"/>
          <w:color w:val="CCCCCC"/>
          <w:sz w:val="24"/>
          <w:szCs w:val="24"/>
          <w:lang w:val="en-IN" w:eastAsia="en-IN" w:bidi="hi-IN"/>
        </w:rPr>
      </w:pPr>
      <w:ins w:id="18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"icon-item"</w:t>
        </w:r>
        <w:r w:rsidRPr="00FC35A7">
          <w:rPr>
            <w:color w:val="808080"/>
            <w:sz w:val="24"/>
            <w:szCs w:val="24"/>
            <w:lang w:val="en-IN" w:eastAsia="en-IN" w:bidi="hi-IN"/>
          </w:rPr>
          <w:t>&gt;</w:t>
        </w:r>
      </w:ins>
    </w:p>
    <w:p w14:paraId="3B25982C" w14:textId="77777777" w:rsidR="00E35599" w:rsidRPr="00FC35A7" w:rsidRDefault="00E35599" w:rsidP="00E35599">
      <w:pPr>
        <w:widowControl/>
        <w:shd w:val="clear" w:color="auto" w:fill="1F1F1F"/>
        <w:autoSpaceDE/>
        <w:autoSpaceDN/>
        <w:spacing w:line="285" w:lineRule="atLeast"/>
        <w:rPr>
          <w:ins w:id="187" w:author="Harshita" w:date="2024-09-30T12:17:00Z"/>
          <w:color w:val="CCCCCC"/>
          <w:sz w:val="24"/>
          <w:szCs w:val="24"/>
          <w:lang w:val="en-IN" w:eastAsia="en-IN" w:bidi="hi-IN"/>
        </w:rPr>
      </w:pPr>
      <w:ins w:id="18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fa-plane"</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2C4BA81A" w14:textId="77777777" w:rsidR="00E35599" w:rsidRPr="00FC35A7" w:rsidRDefault="00E35599" w:rsidP="00E35599">
      <w:pPr>
        <w:widowControl/>
        <w:shd w:val="clear" w:color="auto" w:fill="1F1F1F"/>
        <w:autoSpaceDE/>
        <w:autoSpaceDN/>
        <w:spacing w:line="285" w:lineRule="atLeast"/>
        <w:rPr>
          <w:ins w:id="189" w:author="Harshita" w:date="2024-09-30T12:17:00Z"/>
          <w:color w:val="CCCCCC"/>
          <w:sz w:val="24"/>
          <w:szCs w:val="24"/>
          <w:lang w:val="en-IN" w:eastAsia="en-IN" w:bidi="hi-IN"/>
        </w:rPr>
      </w:pPr>
      <w:ins w:id="19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"content"</w:t>
        </w:r>
        <w:r w:rsidRPr="00FC35A7">
          <w:rPr>
            <w:color w:val="808080"/>
            <w:sz w:val="24"/>
            <w:szCs w:val="24"/>
            <w:lang w:val="en-IN" w:eastAsia="en-IN" w:bidi="hi-IN"/>
          </w:rPr>
          <w:t>&gt;</w:t>
        </w:r>
      </w:ins>
    </w:p>
    <w:p w14:paraId="6D7CB84C" w14:textId="77777777" w:rsidR="00E35599" w:rsidRPr="00FC35A7" w:rsidRDefault="00E35599" w:rsidP="00E35599">
      <w:pPr>
        <w:widowControl/>
        <w:shd w:val="clear" w:color="auto" w:fill="1F1F1F"/>
        <w:autoSpaceDE/>
        <w:autoSpaceDN/>
        <w:spacing w:line="285" w:lineRule="atLeast"/>
        <w:rPr>
          <w:ins w:id="191" w:author="Harshita" w:date="2024-09-30T12:17:00Z"/>
          <w:color w:val="CCCCCC"/>
          <w:sz w:val="24"/>
          <w:szCs w:val="24"/>
          <w:lang w:val="en-IN" w:eastAsia="en-IN" w:bidi="hi-IN"/>
        </w:rPr>
      </w:pPr>
      <w:ins w:id="19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free shipping</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64B7270E" w14:textId="77777777" w:rsidR="00E35599" w:rsidRPr="00FC35A7" w:rsidRDefault="00E35599" w:rsidP="00E35599">
      <w:pPr>
        <w:widowControl/>
        <w:shd w:val="clear" w:color="auto" w:fill="1F1F1F"/>
        <w:autoSpaceDE/>
        <w:autoSpaceDN/>
        <w:spacing w:line="285" w:lineRule="atLeast"/>
        <w:rPr>
          <w:ins w:id="193" w:author="Harshita" w:date="2024-09-30T12:17:00Z"/>
          <w:color w:val="CCCCCC"/>
          <w:sz w:val="24"/>
          <w:szCs w:val="24"/>
          <w:lang w:val="en-IN" w:eastAsia="en-IN" w:bidi="hi-IN"/>
        </w:rPr>
      </w:pPr>
      <w:ins w:id="19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r w:rsidRPr="00FC35A7">
          <w:rPr>
            <w:color w:val="CCCCCC"/>
            <w:sz w:val="24"/>
            <w:szCs w:val="24"/>
            <w:lang w:val="en-IN" w:eastAsia="en-IN" w:bidi="hi-IN"/>
          </w:rPr>
          <w:t>order over $100</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ins>
    </w:p>
    <w:p w14:paraId="61623035" w14:textId="77777777" w:rsidR="00E35599" w:rsidRPr="00FC35A7" w:rsidRDefault="00E35599" w:rsidP="00E35599">
      <w:pPr>
        <w:widowControl/>
        <w:shd w:val="clear" w:color="auto" w:fill="1F1F1F"/>
        <w:autoSpaceDE/>
        <w:autoSpaceDN/>
        <w:spacing w:line="285" w:lineRule="atLeast"/>
        <w:rPr>
          <w:ins w:id="195" w:author="Harshita" w:date="2024-09-30T12:17:00Z"/>
          <w:color w:val="CCCCCC"/>
          <w:sz w:val="24"/>
          <w:szCs w:val="24"/>
          <w:lang w:val="en-IN" w:eastAsia="en-IN" w:bidi="hi-IN"/>
        </w:rPr>
      </w:pPr>
      <w:ins w:id="19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0EE03F38" w14:textId="77777777" w:rsidR="00E35599" w:rsidRPr="00FC35A7" w:rsidRDefault="00E35599" w:rsidP="00E35599">
      <w:pPr>
        <w:widowControl/>
        <w:shd w:val="clear" w:color="auto" w:fill="1F1F1F"/>
        <w:autoSpaceDE/>
        <w:autoSpaceDN/>
        <w:spacing w:line="285" w:lineRule="atLeast"/>
        <w:rPr>
          <w:ins w:id="197" w:author="Harshita" w:date="2024-09-30T12:17:00Z"/>
          <w:color w:val="CCCCCC"/>
          <w:sz w:val="24"/>
          <w:szCs w:val="24"/>
          <w:lang w:val="en-IN" w:eastAsia="en-IN" w:bidi="hi-IN"/>
        </w:rPr>
      </w:pPr>
      <w:ins w:id="19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4BE5F247" w14:textId="77777777" w:rsidR="00E35599" w:rsidRPr="00FC35A7" w:rsidRDefault="00E35599" w:rsidP="00E35599">
      <w:pPr>
        <w:widowControl/>
        <w:shd w:val="clear" w:color="auto" w:fill="1F1F1F"/>
        <w:autoSpaceDE/>
        <w:autoSpaceDN/>
        <w:spacing w:line="285" w:lineRule="atLeast"/>
        <w:rPr>
          <w:ins w:id="199" w:author="Harshita" w:date="2024-09-30T12:17:00Z"/>
          <w:color w:val="CCCCCC"/>
          <w:sz w:val="24"/>
          <w:szCs w:val="24"/>
          <w:lang w:val="en-IN" w:eastAsia="en-IN" w:bidi="hi-IN"/>
        </w:rPr>
      </w:pPr>
      <w:ins w:id="20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"icon-item"</w:t>
        </w:r>
        <w:r w:rsidRPr="00FC35A7">
          <w:rPr>
            <w:color w:val="808080"/>
            <w:sz w:val="24"/>
            <w:szCs w:val="24"/>
            <w:lang w:val="en-IN" w:eastAsia="en-IN" w:bidi="hi-IN"/>
          </w:rPr>
          <w:t>&gt;</w:t>
        </w:r>
      </w:ins>
    </w:p>
    <w:p w14:paraId="4F8C6AB4" w14:textId="77777777" w:rsidR="00E35599" w:rsidRPr="00FC35A7" w:rsidRDefault="00E35599" w:rsidP="00E35599">
      <w:pPr>
        <w:widowControl/>
        <w:shd w:val="clear" w:color="auto" w:fill="1F1F1F"/>
        <w:autoSpaceDE/>
        <w:autoSpaceDN/>
        <w:spacing w:line="285" w:lineRule="atLeast"/>
        <w:rPr>
          <w:ins w:id="201" w:author="Harshita" w:date="2024-09-30T12:17:00Z"/>
          <w:color w:val="CCCCCC"/>
          <w:sz w:val="24"/>
          <w:szCs w:val="24"/>
          <w:lang w:val="en-IN" w:eastAsia="en-IN" w:bidi="hi-IN"/>
        </w:rPr>
      </w:pPr>
      <w:ins w:id="20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fa-lock"</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58E65E38" w14:textId="77777777" w:rsidR="00E35599" w:rsidRPr="00FC35A7" w:rsidRDefault="00E35599" w:rsidP="00E35599">
      <w:pPr>
        <w:widowControl/>
        <w:shd w:val="clear" w:color="auto" w:fill="1F1F1F"/>
        <w:autoSpaceDE/>
        <w:autoSpaceDN/>
        <w:spacing w:line="285" w:lineRule="atLeast"/>
        <w:rPr>
          <w:ins w:id="203" w:author="Harshita" w:date="2024-09-30T12:17:00Z"/>
          <w:color w:val="CCCCCC"/>
          <w:sz w:val="24"/>
          <w:szCs w:val="24"/>
          <w:lang w:val="en-IN" w:eastAsia="en-IN" w:bidi="hi-IN"/>
        </w:rPr>
      </w:pPr>
      <w:ins w:id="20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"content"</w:t>
        </w:r>
        <w:r w:rsidRPr="00FC35A7">
          <w:rPr>
            <w:color w:val="808080"/>
            <w:sz w:val="24"/>
            <w:szCs w:val="24"/>
            <w:lang w:val="en-IN" w:eastAsia="en-IN" w:bidi="hi-IN"/>
          </w:rPr>
          <w:t>&gt;</w:t>
        </w:r>
      </w:ins>
    </w:p>
    <w:p w14:paraId="18B97A97" w14:textId="77777777" w:rsidR="00E35599" w:rsidRPr="00FC35A7" w:rsidRDefault="00E35599" w:rsidP="00E35599">
      <w:pPr>
        <w:widowControl/>
        <w:shd w:val="clear" w:color="auto" w:fill="1F1F1F"/>
        <w:autoSpaceDE/>
        <w:autoSpaceDN/>
        <w:spacing w:line="285" w:lineRule="atLeast"/>
        <w:rPr>
          <w:ins w:id="205" w:author="Harshita" w:date="2024-09-30T12:17:00Z"/>
          <w:color w:val="CCCCCC"/>
          <w:sz w:val="24"/>
          <w:szCs w:val="24"/>
          <w:lang w:val="en-IN" w:eastAsia="en-IN" w:bidi="hi-IN"/>
        </w:rPr>
      </w:pPr>
      <w:ins w:id="20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secure payment</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1EA0AA14" w14:textId="77777777" w:rsidR="00E35599" w:rsidRPr="00FC35A7" w:rsidRDefault="00E35599" w:rsidP="00E35599">
      <w:pPr>
        <w:widowControl/>
        <w:shd w:val="clear" w:color="auto" w:fill="1F1F1F"/>
        <w:autoSpaceDE/>
        <w:autoSpaceDN/>
        <w:spacing w:line="285" w:lineRule="atLeast"/>
        <w:rPr>
          <w:ins w:id="207" w:author="Harshita" w:date="2024-09-30T12:17:00Z"/>
          <w:color w:val="CCCCCC"/>
          <w:sz w:val="24"/>
          <w:szCs w:val="24"/>
          <w:lang w:val="en-IN" w:eastAsia="en-IN" w:bidi="hi-IN"/>
        </w:rPr>
      </w:pPr>
      <w:ins w:id="20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r w:rsidRPr="00FC35A7">
          <w:rPr>
            <w:color w:val="CCCCCC"/>
            <w:sz w:val="24"/>
            <w:szCs w:val="24"/>
            <w:lang w:val="en-IN" w:eastAsia="en-IN" w:bidi="hi-IN"/>
          </w:rPr>
          <w:t>100% secure payment</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ins>
    </w:p>
    <w:p w14:paraId="14A99616" w14:textId="77777777" w:rsidR="00E35599" w:rsidRPr="00FC35A7" w:rsidRDefault="00E35599" w:rsidP="00E35599">
      <w:pPr>
        <w:widowControl/>
        <w:shd w:val="clear" w:color="auto" w:fill="1F1F1F"/>
        <w:autoSpaceDE/>
        <w:autoSpaceDN/>
        <w:spacing w:line="285" w:lineRule="atLeast"/>
        <w:rPr>
          <w:ins w:id="209" w:author="Harshita" w:date="2024-09-30T12:17:00Z"/>
          <w:color w:val="CCCCCC"/>
          <w:sz w:val="24"/>
          <w:szCs w:val="24"/>
          <w:lang w:val="en-IN" w:eastAsia="en-IN" w:bidi="hi-IN"/>
        </w:rPr>
      </w:pPr>
      <w:ins w:id="21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48EF9525" w14:textId="77777777" w:rsidR="00E35599" w:rsidRPr="00FC35A7" w:rsidRDefault="00E35599" w:rsidP="00E35599">
      <w:pPr>
        <w:widowControl/>
        <w:shd w:val="clear" w:color="auto" w:fill="1F1F1F"/>
        <w:autoSpaceDE/>
        <w:autoSpaceDN/>
        <w:spacing w:line="285" w:lineRule="atLeast"/>
        <w:rPr>
          <w:ins w:id="211" w:author="Harshita" w:date="2024-09-30T12:17:00Z"/>
          <w:color w:val="CCCCCC"/>
          <w:sz w:val="24"/>
          <w:szCs w:val="24"/>
          <w:lang w:val="en-IN" w:eastAsia="en-IN" w:bidi="hi-IN"/>
        </w:rPr>
      </w:pPr>
      <w:ins w:id="21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2A398D66" w14:textId="77777777" w:rsidR="00E35599" w:rsidRPr="00FC35A7" w:rsidRDefault="00E35599" w:rsidP="00E35599">
      <w:pPr>
        <w:widowControl/>
        <w:shd w:val="clear" w:color="auto" w:fill="1F1F1F"/>
        <w:autoSpaceDE/>
        <w:autoSpaceDN/>
        <w:spacing w:line="285" w:lineRule="atLeast"/>
        <w:rPr>
          <w:ins w:id="213" w:author="Harshita" w:date="2024-09-30T12:17:00Z"/>
          <w:color w:val="CCCCCC"/>
          <w:sz w:val="24"/>
          <w:szCs w:val="24"/>
          <w:lang w:val="en-IN" w:eastAsia="en-IN" w:bidi="hi-IN"/>
        </w:rPr>
      </w:pPr>
      <w:ins w:id="21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"icon-item"</w:t>
        </w:r>
        <w:r w:rsidRPr="00FC35A7">
          <w:rPr>
            <w:color w:val="808080"/>
            <w:sz w:val="24"/>
            <w:szCs w:val="24"/>
            <w:lang w:val="en-IN" w:eastAsia="en-IN" w:bidi="hi-IN"/>
          </w:rPr>
          <w:t>&gt;&lt;/</w:t>
        </w:r>
        <w:r w:rsidRPr="00FC35A7">
          <w:rPr>
            <w:color w:val="569CD6"/>
            <w:sz w:val="24"/>
            <w:szCs w:val="24"/>
            <w:lang w:val="en-IN" w:eastAsia="en-IN" w:bidi="hi-IN"/>
          </w:rPr>
          <w:t>div</w:t>
        </w:r>
        <w:r w:rsidRPr="00FC35A7">
          <w:rPr>
            <w:color w:val="808080"/>
            <w:sz w:val="24"/>
            <w:szCs w:val="24"/>
            <w:lang w:val="en-IN" w:eastAsia="en-IN" w:bidi="hi-IN"/>
          </w:rPr>
          <w:t>&gt;</w:t>
        </w:r>
      </w:ins>
    </w:p>
    <w:p w14:paraId="7CF25D8A" w14:textId="77777777" w:rsidR="00E35599" w:rsidRPr="00FC35A7" w:rsidRDefault="00E35599" w:rsidP="00E35599">
      <w:pPr>
        <w:widowControl/>
        <w:shd w:val="clear" w:color="auto" w:fill="1F1F1F"/>
        <w:autoSpaceDE/>
        <w:autoSpaceDN/>
        <w:spacing w:line="285" w:lineRule="atLeast"/>
        <w:rPr>
          <w:ins w:id="215" w:author="Harshita" w:date="2024-09-30T12:17:00Z"/>
          <w:color w:val="CCCCCC"/>
          <w:sz w:val="24"/>
          <w:szCs w:val="24"/>
          <w:lang w:val="en-IN" w:eastAsia="en-IN" w:bidi="hi-IN"/>
        </w:rPr>
      </w:pPr>
      <w:ins w:id="21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fa-list-alt"</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78FB6F04" w14:textId="77777777" w:rsidR="00E35599" w:rsidRPr="00FC35A7" w:rsidRDefault="00E35599" w:rsidP="00E35599">
      <w:pPr>
        <w:widowControl/>
        <w:shd w:val="clear" w:color="auto" w:fill="1F1F1F"/>
        <w:autoSpaceDE/>
        <w:autoSpaceDN/>
        <w:spacing w:line="285" w:lineRule="atLeast"/>
        <w:rPr>
          <w:ins w:id="217" w:author="Harshita" w:date="2024-09-30T12:17:00Z"/>
          <w:color w:val="CCCCCC"/>
          <w:sz w:val="24"/>
          <w:szCs w:val="24"/>
          <w:lang w:val="en-IN" w:eastAsia="en-IN" w:bidi="hi-IN"/>
        </w:rPr>
      </w:pPr>
      <w:ins w:id="21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"content"</w:t>
        </w:r>
        <w:r w:rsidRPr="00FC35A7">
          <w:rPr>
            <w:color w:val="808080"/>
            <w:sz w:val="24"/>
            <w:szCs w:val="24"/>
            <w:lang w:val="en-IN" w:eastAsia="en-IN" w:bidi="hi-IN"/>
          </w:rPr>
          <w:t>&gt;</w:t>
        </w:r>
      </w:ins>
    </w:p>
    <w:p w14:paraId="60DEDE44" w14:textId="77777777" w:rsidR="00E35599" w:rsidRPr="00FC35A7" w:rsidRDefault="00E35599" w:rsidP="00E35599">
      <w:pPr>
        <w:widowControl/>
        <w:shd w:val="clear" w:color="auto" w:fill="1F1F1F"/>
        <w:autoSpaceDE/>
        <w:autoSpaceDN/>
        <w:spacing w:line="285" w:lineRule="atLeast"/>
        <w:rPr>
          <w:ins w:id="219" w:author="Harshita" w:date="2024-09-30T12:17:00Z"/>
          <w:color w:val="CCCCCC"/>
          <w:sz w:val="24"/>
          <w:szCs w:val="24"/>
          <w:lang w:val="en-IN" w:eastAsia="en-IN" w:bidi="hi-IN"/>
        </w:rPr>
      </w:pPr>
      <w:ins w:id="22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easy returns</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6101D39B" w14:textId="77777777" w:rsidR="00E35599" w:rsidRPr="00FC35A7" w:rsidRDefault="00E35599" w:rsidP="00E35599">
      <w:pPr>
        <w:widowControl/>
        <w:shd w:val="clear" w:color="auto" w:fill="1F1F1F"/>
        <w:autoSpaceDE/>
        <w:autoSpaceDN/>
        <w:spacing w:line="285" w:lineRule="atLeast"/>
        <w:rPr>
          <w:ins w:id="221" w:author="Harshita" w:date="2024-09-30T12:17:00Z"/>
          <w:color w:val="CCCCCC"/>
          <w:sz w:val="24"/>
          <w:szCs w:val="24"/>
          <w:lang w:val="en-IN" w:eastAsia="en-IN" w:bidi="hi-IN"/>
        </w:rPr>
      </w:pPr>
      <w:ins w:id="22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r w:rsidRPr="00FC35A7">
          <w:rPr>
            <w:color w:val="CCCCCC"/>
            <w:sz w:val="24"/>
            <w:szCs w:val="24"/>
            <w:lang w:val="en-IN" w:eastAsia="en-IN" w:bidi="hi-IN"/>
          </w:rPr>
          <w:t>10 days return</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ins>
    </w:p>
    <w:p w14:paraId="1E1FD9A5" w14:textId="77777777" w:rsidR="00E35599" w:rsidRPr="00FC35A7" w:rsidRDefault="00E35599" w:rsidP="00E35599">
      <w:pPr>
        <w:widowControl/>
        <w:shd w:val="clear" w:color="auto" w:fill="1F1F1F"/>
        <w:autoSpaceDE/>
        <w:autoSpaceDN/>
        <w:spacing w:line="285" w:lineRule="atLeast"/>
        <w:rPr>
          <w:ins w:id="223" w:author="Harshita" w:date="2024-09-30T12:17:00Z"/>
          <w:color w:val="CCCCCC"/>
          <w:sz w:val="24"/>
          <w:szCs w:val="24"/>
          <w:lang w:val="en-IN" w:eastAsia="en-IN" w:bidi="hi-IN"/>
        </w:rPr>
      </w:pPr>
      <w:ins w:id="22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46ED5DD7" w14:textId="77777777" w:rsidR="00E35599" w:rsidRPr="00FC35A7" w:rsidRDefault="00E35599" w:rsidP="00E35599">
      <w:pPr>
        <w:widowControl/>
        <w:shd w:val="clear" w:color="auto" w:fill="1F1F1F"/>
        <w:autoSpaceDE/>
        <w:autoSpaceDN/>
        <w:spacing w:line="285" w:lineRule="atLeast"/>
        <w:rPr>
          <w:ins w:id="225" w:author="Harshita" w:date="2024-09-30T12:17:00Z"/>
          <w:color w:val="CCCCCC"/>
          <w:sz w:val="24"/>
          <w:szCs w:val="24"/>
          <w:lang w:val="en-IN" w:eastAsia="en-IN" w:bidi="hi-IN"/>
        </w:rPr>
      </w:pPr>
      <w:ins w:id="22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1B35E536" w14:textId="77777777" w:rsidR="00E35599" w:rsidRPr="00FC35A7" w:rsidRDefault="00E35599" w:rsidP="00E35599">
      <w:pPr>
        <w:widowControl/>
        <w:shd w:val="clear" w:color="auto" w:fill="1F1F1F"/>
        <w:autoSpaceDE/>
        <w:autoSpaceDN/>
        <w:spacing w:line="285" w:lineRule="atLeast"/>
        <w:rPr>
          <w:ins w:id="227" w:author="Harshita" w:date="2024-09-30T12:17:00Z"/>
          <w:color w:val="CCCCCC"/>
          <w:sz w:val="24"/>
          <w:szCs w:val="24"/>
          <w:lang w:val="en-IN" w:eastAsia="en-IN" w:bidi="hi-IN"/>
        </w:rPr>
      </w:pPr>
      <w:ins w:id="22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"icon-item"</w:t>
        </w:r>
        <w:r w:rsidRPr="00FC35A7">
          <w:rPr>
            <w:color w:val="808080"/>
            <w:sz w:val="24"/>
            <w:szCs w:val="24"/>
            <w:lang w:val="en-IN" w:eastAsia="en-IN" w:bidi="hi-IN"/>
          </w:rPr>
          <w:t>&gt;&lt;/</w:t>
        </w:r>
        <w:r w:rsidRPr="00FC35A7">
          <w:rPr>
            <w:color w:val="569CD6"/>
            <w:sz w:val="24"/>
            <w:szCs w:val="24"/>
            <w:lang w:val="en-IN" w:eastAsia="en-IN" w:bidi="hi-IN"/>
          </w:rPr>
          <w:t>div</w:t>
        </w:r>
        <w:r w:rsidRPr="00FC35A7">
          <w:rPr>
            <w:color w:val="808080"/>
            <w:sz w:val="24"/>
            <w:szCs w:val="24"/>
            <w:lang w:val="en-IN" w:eastAsia="en-IN" w:bidi="hi-IN"/>
          </w:rPr>
          <w:t>&gt;</w:t>
        </w:r>
      </w:ins>
    </w:p>
    <w:p w14:paraId="7DA715DD" w14:textId="77777777" w:rsidR="00E35599" w:rsidRPr="00FC35A7" w:rsidRDefault="00E35599" w:rsidP="00E35599">
      <w:pPr>
        <w:widowControl/>
        <w:shd w:val="clear" w:color="auto" w:fill="1F1F1F"/>
        <w:autoSpaceDE/>
        <w:autoSpaceDN/>
        <w:spacing w:line="285" w:lineRule="atLeast"/>
        <w:rPr>
          <w:ins w:id="229" w:author="Harshita" w:date="2024-09-30T12:17:00Z"/>
          <w:color w:val="CCCCCC"/>
          <w:sz w:val="24"/>
          <w:szCs w:val="24"/>
          <w:lang w:val="en-IN" w:eastAsia="en-IN" w:bidi="hi-IN"/>
        </w:rPr>
      </w:pPr>
      <w:ins w:id="23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fa-headphones"</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0DFEC9E8" w14:textId="77777777" w:rsidR="00E35599" w:rsidRPr="00FC35A7" w:rsidRDefault="00E35599" w:rsidP="00E35599">
      <w:pPr>
        <w:widowControl/>
        <w:shd w:val="clear" w:color="auto" w:fill="1F1F1F"/>
        <w:autoSpaceDE/>
        <w:autoSpaceDN/>
        <w:spacing w:line="285" w:lineRule="atLeast"/>
        <w:rPr>
          <w:ins w:id="231" w:author="Harshita" w:date="2024-09-30T12:17:00Z"/>
          <w:color w:val="CCCCCC"/>
          <w:sz w:val="24"/>
          <w:szCs w:val="24"/>
          <w:lang w:val="en-IN" w:eastAsia="en-IN" w:bidi="hi-IN"/>
        </w:rPr>
      </w:pPr>
      <w:ins w:id="23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"content"</w:t>
        </w:r>
        <w:r w:rsidRPr="00FC35A7">
          <w:rPr>
            <w:color w:val="808080"/>
            <w:sz w:val="24"/>
            <w:szCs w:val="24"/>
            <w:lang w:val="en-IN" w:eastAsia="en-IN" w:bidi="hi-IN"/>
          </w:rPr>
          <w:t>&gt;</w:t>
        </w:r>
      </w:ins>
    </w:p>
    <w:p w14:paraId="02947E42" w14:textId="77777777" w:rsidR="00E35599" w:rsidRPr="00FC35A7" w:rsidRDefault="00E35599" w:rsidP="00E35599">
      <w:pPr>
        <w:widowControl/>
        <w:shd w:val="clear" w:color="auto" w:fill="1F1F1F"/>
        <w:autoSpaceDE/>
        <w:autoSpaceDN/>
        <w:spacing w:line="285" w:lineRule="atLeast"/>
        <w:rPr>
          <w:ins w:id="233" w:author="Harshita" w:date="2024-09-30T12:17:00Z"/>
          <w:color w:val="CCCCCC"/>
          <w:sz w:val="24"/>
          <w:szCs w:val="24"/>
          <w:lang w:val="en-IN" w:eastAsia="en-IN" w:bidi="hi-IN"/>
        </w:rPr>
      </w:pPr>
      <w:ins w:id="23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support</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15BC6D91" w14:textId="77777777" w:rsidR="00E35599" w:rsidRPr="00FC35A7" w:rsidRDefault="00E35599" w:rsidP="00E35599">
      <w:pPr>
        <w:widowControl/>
        <w:shd w:val="clear" w:color="auto" w:fill="1F1F1F"/>
        <w:autoSpaceDE/>
        <w:autoSpaceDN/>
        <w:spacing w:line="285" w:lineRule="atLeast"/>
        <w:rPr>
          <w:ins w:id="235" w:author="Harshita" w:date="2024-09-30T12:17:00Z"/>
          <w:color w:val="CCCCCC"/>
          <w:sz w:val="24"/>
          <w:szCs w:val="24"/>
          <w:lang w:val="en-IN" w:eastAsia="en-IN" w:bidi="hi-IN"/>
        </w:rPr>
      </w:pPr>
      <w:ins w:id="23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r w:rsidRPr="00FC35A7">
          <w:rPr>
            <w:color w:val="CCCCCC"/>
            <w:sz w:val="24"/>
            <w:szCs w:val="24"/>
            <w:lang w:val="en-IN" w:eastAsia="en-IN" w:bidi="hi-IN"/>
          </w:rPr>
          <w:t>call us anytime</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ins>
    </w:p>
    <w:p w14:paraId="78C40102" w14:textId="77777777" w:rsidR="00E35599" w:rsidRPr="00FC35A7" w:rsidRDefault="00E35599" w:rsidP="00E35599">
      <w:pPr>
        <w:widowControl/>
        <w:shd w:val="clear" w:color="auto" w:fill="1F1F1F"/>
        <w:autoSpaceDE/>
        <w:autoSpaceDN/>
        <w:spacing w:line="285" w:lineRule="atLeast"/>
        <w:rPr>
          <w:ins w:id="237" w:author="Harshita" w:date="2024-09-30T12:17:00Z"/>
          <w:color w:val="CCCCCC"/>
          <w:sz w:val="24"/>
          <w:szCs w:val="24"/>
          <w:lang w:val="en-IN" w:eastAsia="en-IN" w:bidi="hi-IN"/>
        </w:rPr>
      </w:pPr>
      <w:ins w:id="23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12679673" w14:textId="77777777" w:rsidR="00E35599" w:rsidRPr="00FC35A7" w:rsidRDefault="00E35599" w:rsidP="00E35599">
      <w:pPr>
        <w:widowControl/>
        <w:shd w:val="clear" w:color="auto" w:fill="1F1F1F"/>
        <w:autoSpaceDE/>
        <w:autoSpaceDN/>
        <w:spacing w:line="285" w:lineRule="atLeast"/>
        <w:rPr>
          <w:ins w:id="239" w:author="Harshita" w:date="2024-09-30T12:17:00Z"/>
          <w:color w:val="CCCCCC"/>
          <w:sz w:val="24"/>
          <w:szCs w:val="24"/>
          <w:lang w:val="en-IN" w:eastAsia="en-IN" w:bidi="hi-IN"/>
        </w:rPr>
      </w:pPr>
      <w:ins w:id="24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502FB02E" w14:textId="5086A628" w:rsidR="00AC5FAF" w:rsidRPr="00FC35A7" w:rsidRDefault="00E35599" w:rsidP="00E35599">
      <w:pPr>
        <w:widowControl/>
        <w:shd w:val="clear" w:color="auto" w:fill="1F1F1F"/>
        <w:autoSpaceDE/>
        <w:autoSpaceDN/>
        <w:spacing w:line="285" w:lineRule="atLeast"/>
        <w:rPr>
          <w:color w:val="808080"/>
          <w:sz w:val="24"/>
          <w:szCs w:val="24"/>
          <w:lang w:val="en-IN" w:eastAsia="en-IN" w:bidi="hi-IN"/>
        </w:rPr>
      </w:pPr>
      <w:ins w:id="241" w:author="Harshita" w:date="2024-09-30T12:17:00Z">
        <w:r w:rsidRPr="00FC35A7">
          <w:rPr>
            <w:color w:val="808080"/>
            <w:sz w:val="24"/>
            <w:szCs w:val="24"/>
            <w:lang w:val="en-IN" w:eastAsia="en-IN" w:bidi="hi-IN"/>
          </w:rPr>
          <w:t>&lt;/</w:t>
        </w:r>
        <w:r w:rsidRPr="00FC35A7">
          <w:rPr>
            <w:color w:val="569CD6"/>
            <w:sz w:val="24"/>
            <w:szCs w:val="24"/>
            <w:lang w:val="en-IN" w:eastAsia="en-IN" w:bidi="hi-IN"/>
          </w:rPr>
          <w:t>section</w:t>
        </w:r>
        <w:r w:rsidRPr="00FC35A7">
          <w:rPr>
            <w:color w:val="808080"/>
            <w:sz w:val="24"/>
            <w:szCs w:val="24"/>
            <w:lang w:val="en-IN" w:eastAsia="en-IN" w:bidi="hi-IN"/>
          </w:rPr>
          <w:t>&gt;</w:t>
        </w:r>
      </w:ins>
    </w:p>
    <w:p w14:paraId="3BD65ED4" w14:textId="77777777" w:rsidR="00AC5FAF" w:rsidRPr="00FC35A7" w:rsidRDefault="00AC5FAF" w:rsidP="00E35599">
      <w:pPr>
        <w:widowControl/>
        <w:shd w:val="clear" w:color="auto" w:fill="1F1F1F"/>
        <w:autoSpaceDE/>
        <w:autoSpaceDN/>
        <w:spacing w:line="285" w:lineRule="atLeast"/>
        <w:rPr>
          <w:ins w:id="242" w:author="Harshita" w:date="2024-09-30T12:17:00Z"/>
          <w:color w:val="808080"/>
          <w:sz w:val="24"/>
          <w:szCs w:val="24"/>
          <w:lang w:val="en-IN" w:eastAsia="en-IN" w:bidi="hi-IN"/>
        </w:rPr>
      </w:pPr>
    </w:p>
    <w:p w14:paraId="07943959" w14:textId="77777777" w:rsidR="0097375A" w:rsidRDefault="0097375A">
      <w:pPr>
        <w:widowControl/>
        <w:autoSpaceDE/>
        <w:autoSpaceDN/>
        <w:rPr>
          <w:i/>
          <w:iCs/>
          <w:sz w:val="24"/>
          <w:szCs w:val="24"/>
          <w:lang w:val="en-IN" w:eastAsia="en-IN" w:bidi="hi-IN"/>
        </w:rPr>
      </w:pPr>
    </w:p>
    <w:p w14:paraId="397B3C3A" w14:textId="77777777" w:rsidR="0097375A" w:rsidRDefault="0097375A">
      <w:pPr>
        <w:widowControl/>
        <w:autoSpaceDE/>
        <w:autoSpaceDN/>
        <w:rPr>
          <w:i/>
          <w:iCs/>
          <w:sz w:val="24"/>
          <w:szCs w:val="24"/>
          <w:lang w:val="en-IN" w:eastAsia="en-IN" w:bidi="hi-IN"/>
        </w:rPr>
      </w:pPr>
    </w:p>
    <w:p w14:paraId="02653EA9" w14:textId="77777777" w:rsidR="0097375A" w:rsidRDefault="0097375A">
      <w:pPr>
        <w:widowControl/>
        <w:autoSpaceDE/>
        <w:autoSpaceDN/>
        <w:rPr>
          <w:i/>
          <w:iCs/>
          <w:sz w:val="24"/>
          <w:szCs w:val="24"/>
          <w:lang w:val="en-IN" w:eastAsia="en-IN" w:bidi="hi-IN"/>
        </w:rPr>
      </w:pPr>
    </w:p>
    <w:p w14:paraId="0025ED2E" w14:textId="77777777" w:rsidR="0097375A" w:rsidRDefault="0097375A">
      <w:pPr>
        <w:widowControl/>
        <w:autoSpaceDE/>
        <w:autoSpaceDN/>
        <w:rPr>
          <w:i/>
          <w:iCs/>
          <w:sz w:val="24"/>
          <w:szCs w:val="24"/>
          <w:lang w:val="en-IN" w:eastAsia="en-IN" w:bidi="hi-IN"/>
        </w:rPr>
      </w:pPr>
    </w:p>
    <w:p w14:paraId="7845517B" w14:textId="0121938B" w:rsidR="00AC5FAF" w:rsidRPr="00FC35A7" w:rsidRDefault="00AC5FAF">
      <w:pPr>
        <w:widowControl/>
        <w:autoSpaceDE/>
        <w:autoSpaceDN/>
        <w:rPr>
          <w:i/>
          <w:iCs/>
          <w:sz w:val="24"/>
          <w:szCs w:val="24"/>
          <w:lang w:val="en-IN" w:eastAsia="en-IN" w:bidi="hi-IN"/>
        </w:rPr>
      </w:pPr>
      <w:r w:rsidRPr="00FC35A7">
        <w:rPr>
          <w:i/>
          <w:iCs/>
          <w:sz w:val="24"/>
          <w:szCs w:val="24"/>
          <w:lang w:val="en-IN" w:eastAsia="en-IN" w:bidi="hi-IN"/>
        </w:rPr>
        <w:t>OUTPUT:</w:t>
      </w:r>
    </w:p>
    <w:p w14:paraId="29066045" w14:textId="20B775CF" w:rsidR="000C218E" w:rsidRPr="00FC35A7" w:rsidRDefault="0097375A">
      <w:pPr>
        <w:widowControl/>
        <w:autoSpaceDE/>
        <w:autoSpaceDN/>
        <w:rPr>
          <w:ins w:id="243" w:author="Harshita" w:date="2024-09-30T12:17:00Z"/>
          <w:i/>
          <w:iCs/>
          <w:sz w:val="24"/>
          <w:szCs w:val="24"/>
          <w:lang w:val="en-IN" w:eastAsia="en-IN" w:bidi="hi-IN"/>
        </w:rPr>
      </w:pPr>
      <w:r>
        <w:rPr>
          <w:i/>
          <w:iCs/>
          <w:noProof/>
          <w:sz w:val="24"/>
          <w:szCs w:val="24"/>
          <w:lang w:val="en-IN" w:eastAsia="en-IN" w:bidi="hi-IN"/>
        </w:rPr>
        <w:drawing>
          <wp:inline distT="0" distB="0" distL="0" distR="0" wp14:anchorId="392F5B2B" wp14:editId="40FF8E9E">
            <wp:extent cx="6311900" cy="2667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04 1447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1900" cy="2667635"/>
                    </a:xfrm>
                    <a:prstGeom prst="rect">
                      <a:avLst/>
                    </a:prstGeom>
                  </pic:spPr>
                </pic:pic>
              </a:graphicData>
            </a:graphic>
          </wp:inline>
        </w:drawing>
      </w:r>
    </w:p>
    <w:p w14:paraId="74A7F208" w14:textId="77777777" w:rsidR="000C218E" w:rsidRPr="00FC35A7" w:rsidRDefault="000C218E">
      <w:pPr>
        <w:widowControl/>
        <w:autoSpaceDE/>
        <w:autoSpaceDN/>
        <w:rPr>
          <w:ins w:id="244" w:author="Harshita" w:date="2024-09-30T12:17:00Z"/>
          <w:i/>
          <w:iCs/>
          <w:sz w:val="24"/>
          <w:szCs w:val="24"/>
          <w:lang w:val="en-IN" w:eastAsia="en-IN" w:bidi="hi-IN"/>
        </w:rPr>
      </w:pPr>
    </w:p>
    <w:p w14:paraId="69FD1B3C" w14:textId="5BD2498A" w:rsidR="000C218E" w:rsidRPr="00FC35A7" w:rsidRDefault="000A7878">
      <w:pPr>
        <w:widowControl/>
        <w:autoSpaceDE/>
        <w:autoSpaceDN/>
        <w:rPr>
          <w:ins w:id="245" w:author="Harshita" w:date="2024-09-30T12:17:00Z"/>
          <w:b/>
          <w:bCs/>
          <w:sz w:val="24"/>
          <w:szCs w:val="24"/>
          <w:u w:val="single"/>
          <w:lang w:val="en-IN" w:eastAsia="en-IN" w:bidi="hi-IN"/>
        </w:rPr>
      </w:pPr>
      <w:ins w:id="246" w:author="Harshita" w:date="2024-09-30T12:17:00Z">
        <w:r w:rsidRPr="00FC35A7">
          <w:rPr>
            <w:b/>
            <w:bCs/>
            <w:sz w:val="24"/>
            <w:szCs w:val="24"/>
            <w:u w:val="single"/>
            <w:lang w:val="en-IN" w:eastAsia="en-IN" w:bidi="hi-IN"/>
          </w:rPr>
          <w:t>EXPLANATION:</w:t>
        </w:r>
      </w:ins>
    </w:p>
    <w:p w14:paraId="2E0AB03A" w14:textId="77777777" w:rsidR="000C218E" w:rsidRPr="00FC35A7" w:rsidRDefault="000C218E">
      <w:pPr>
        <w:widowControl/>
        <w:autoSpaceDE/>
        <w:autoSpaceDN/>
        <w:rPr>
          <w:ins w:id="247" w:author="Harshita" w:date="2024-09-30T12:17:00Z"/>
          <w:i/>
          <w:iCs/>
          <w:sz w:val="24"/>
          <w:szCs w:val="24"/>
          <w:lang w:val="en-IN" w:eastAsia="en-IN" w:bidi="hi-IN"/>
        </w:rPr>
      </w:pPr>
    </w:p>
    <w:p w14:paraId="6B177C55" w14:textId="77777777" w:rsidR="00B85747" w:rsidRPr="00FC35A7" w:rsidRDefault="00B85747" w:rsidP="005033BC">
      <w:pPr>
        <w:widowControl/>
        <w:autoSpaceDE/>
        <w:autoSpaceDN/>
        <w:rPr>
          <w:ins w:id="248" w:author="Harshita" w:date="2024-09-30T12:17:00Z"/>
          <w:sz w:val="24"/>
          <w:szCs w:val="24"/>
          <w:lang w:val="en-IN" w:eastAsia="en-IN" w:bidi="hi-IN"/>
        </w:rPr>
      </w:pPr>
    </w:p>
    <w:p w14:paraId="7F09ABDB" w14:textId="77777777" w:rsidR="000359C3" w:rsidRPr="00FC35A7" w:rsidRDefault="000359C3" w:rsidP="000359C3">
      <w:pPr>
        <w:widowControl/>
        <w:autoSpaceDE/>
        <w:autoSpaceDN/>
        <w:rPr>
          <w:ins w:id="249" w:author="Harshita" w:date="2024-09-30T12:17:00Z"/>
          <w:sz w:val="24"/>
          <w:szCs w:val="24"/>
          <w:lang w:val="en-IN" w:eastAsia="en-IN" w:bidi="hi-IN"/>
        </w:rPr>
      </w:pPr>
      <w:ins w:id="250" w:author="Harshita" w:date="2024-09-30T12:17:00Z">
        <w:r w:rsidRPr="00FC35A7">
          <w:rPr>
            <w:b/>
            <w:bCs/>
            <w:sz w:val="24"/>
            <w:szCs w:val="24"/>
            <w:lang w:val="en-IN" w:eastAsia="en-IN" w:bidi="hi-IN"/>
          </w:rPr>
          <w:t>&lt;div class="content"&gt;</w:t>
        </w:r>
        <w:r w:rsidRPr="00FC35A7">
          <w:rPr>
            <w:sz w:val="24"/>
            <w:szCs w:val="24"/>
            <w:lang w:val="en-IN" w:eastAsia="en-IN" w:bidi="hi-IN"/>
          </w:rPr>
          <w:t>: This division contains the main content for this section.</w:t>
        </w:r>
      </w:ins>
    </w:p>
    <w:p w14:paraId="3112EED0" w14:textId="77777777" w:rsidR="000359C3" w:rsidRPr="00FC35A7" w:rsidRDefault="000359C3" w:rsidP="000359C3">
      <w:pPr>
        <w:widowControl/>
        <w:numPr>
          <w:ilvl w:val="0"/>
          <w:numId w:val="24"/>
        </w:numPr>
        <w:autoSpaceDE/>
        <w:autoSpaceDN/>
        <w:spacing w:before="100" w:beforeAutospacing="1" w:after="100" w:afterAutospacing="1"/>
        <w:rPr>
          <w:ins w:id="251" w:author="Harshita" w:date="2024-09-30T12:17:00Z"/>
          <w:sz w:val="24"/>
          <w:szCs w:val="24"/>
          <w:lang w:val="en-IN" w:eastAsia="en-IN" w:bidi="hi-IN"/>
        </w:rPr>
      </w:pPr>
      <w:ins w:id="252" w:author="Harshita" w:date="2024-09-30T12:17:00Z">
        <w:r w:rsidRPr="00FC35A7">
          <w:rPr>
            <w:b/>
            <w:bCs/>
            <w:sz w:val="24"/>
            <w:szCs w:val="24"/>
            <w:lang w:val="en-IN" w:eastAsia="en-IN" w:bidi="hi-IN"/>
          </w:rPr>
          <w:t>&lt;h3&gt;Reading Open Doors&lt;/h3&gt;</w:t>
        </w:r>
        <w:r w:rsidRPr="00FC35A7">
          <w:rPr>
            <w:sz w:val="24"/>
            <w:szCs w:val="24"/>
            <w:lang w:val="en-IN" w:eastAsia="en-IN" w:bidi="hi-IN"/>
          </w:rPr>
          <w:t>: A heading that likely conveys the theme or message of the section.</w:t>
        </w:r>
      </w:ins>
    </w:p>
    <w:p w14:paraId="3E607DF3" w14:textId="77777777" w:rsidR="000359C3" w:rsidRPr="00FC35A7" w:rsidRDefault="000359C3" w:rsidP="000359C3">
      <w:pPr>
        <w:widowControl/>
        <w:numPr>
          <w:ilvl w:val="0"/>
          <w:numId w:val="24"/>
        </w:numPr>
        <w:autoSpaceDE/>
        <w:autoSpaceDN/>
        <w:spacing w:before="100" w:beforeAutospacing="1" w:after="100" w:afterAutospacing="1"/>
        <w:rPr>
          <w:ins w:id="253" w:author="Harshita" w:date="2024-09-30T12:17:00Z"/>
          <w:sz w:val="24"/>
          <w:szCs w:val="24"/>
          <w:lang w:val="en-IN" w:eastAsia="en-IN" w:bidi="hi-IN"/>
        </w:rPr>
      </w:pPr>
      <w:ins w:id="254" w:author="Harshita" w:date="2024-09-30T12:17:00Z">
        <w:r w:rsidRPr="00FC35A7">
          <w:rPr>
            <w:b/>
            <w:bCs/>
            <w:sz w:val="24"/>
            <w:szCs w:val="24"/>
            <w:lang w:val="en-IN" w:eastAsia="en-IN" w:bidi="hi-IN"/>
          </w:rPr>
          <w:t>&lt;</w:t>
        </w:r>
        <w:proofErr w:type="spellStart"/>
        <w:proofErr w:type="gramStart"/>
        <w:r w:rsidRPr="00FC35A7">
          <w:rPr>
            <w:b/>
            <w:bCs/>
            <w:sz w:val="24"/>
            <w:szCs w:val="24"/>
            <w:lang w:val="en-IN" w:eastAsia="en-IN" w:bidi="hi-IN"/>
          </w:rPr>
          <w:t>center</w:t>
        </w:r>
        <w:proofErr w:type="spellEnd"/>
        <w:proofErr w:type="gramEnd"/>
        <w:r w:rsidRPr="00FC35A7">
          <w:rPr>
            <w:b/>
            <w:bCs/>
            <w:sz w:val="24"/>
            <w:szCs w:val="24"/>
            <w:lang w:val="en-IN" w:eastAsia="en-IN" w:bidi="hi-IN"/>
          </w:rPr>
          <w:t>&gt;</w:t>
        </w:r>
        <w:r w:rsidRPr="00FC35A7">
          <w:rPr>
            <w:sz w:val="24"/>
            <w:szCs w:val="24"/>
            <w:lang w:val="en-IN" w:eastAsia="en-IN" w:bidi="hi-IN"/>
          </w:rPr>
          <w:t xml:space="preserve">: This tag </w:t>
        </w:r>
        <w:proofErr w:type="spellStart"/>
        <w:r w:rsidRPr="00FC35A7">
          <w:rPr>
            <w:sz w:val="24"/>
            <w:szCs w:val="24"/>
            <w:lang w:val="en-IN" w:eastAsia="en-IN" w:bidi="hi-IN"/>
          </w:rPr>
          <w:t>centers</w:t>
        </w:r>
        <w:proofErr w:type="spellEnd"/>
        <w:r w:rsidRPr="00FC35A7">
          <w:rPr>
            <w:sz w:val="24"/>
            <w:szCs w:val="24"/>
            <w:lang w:val="en-IN" w:eastAsia="en-IN" w:bidi="hi-IN"/>
          </w:rPr>
          <w:t xml:space="preserve"> the enclosed content (though it's deprecated; CSS is preferred for </w:t>
        </w:r>
        <w:proofErr w:type="spellStart"/>
        <w:r w:rsidRPr="00FC35A7">
          <w:rPr>
            <w:sz w:val="24"/>
            <w:szCs w:val="24"/>
            <w:lang w:val="en-IN" w:eastAsia="en-IN" w:bidi="hi-IN"/>
          </w:rPr>
          <w:t>centering</w:t>
        </w:r>
        <w:proofErr w:type="spellEnd"/>
        <w:r w:rsidRPr="00FC35A7">
          <w:rPr>
            <w:sz w:val="24"/>
            <w:szCs w:val="24"/>
            <w:lang w:val="en-IN" w:eastAsia="en-IN" w:bidi="hi-IN"/>
          </w:rPr>
          <w:t>).</w:t>
        </w:r>
      </w:ins>
    </w:p>
    <w:p w14:paraId="16CCABB2" w14:textId="77777777" w:rsidR="000359C3" w:rsidRPr="00FC35A7" w:rsidRDefault="000359C3" w:rsidP="000359C3">
      <w:pPr>
        <w:widowControl/>
        <w:autoSpaceDE/>
        <w:autoSpaceDN/>
        <w:spacing w:before="100" w:beforeAutospacing="1" w:after="100" w:afterAutospacing="1"/>
        <w:ind w:left="1440"/>
        <w:rPr>
          <w:ins w:id="255" w:author="Harshita" w:date="2024-09-30T12:17:00Z"/>
          <w:sz w:val="24"/>
          <w:szCs w:val="24"/>
          <w:lang w:val="en-IN" w:eastAsia="en-IN" w:bidi="hi-IN"/>
        </w:rPr>
      </w:pPr>
      <w:ins w:id="256" w:author="Harshita" w:date="2024-09-30T12:17:00Z">
        <w:r w:rsidRPr="00FC35A7">
          <w:rPr>
            <w:b/>
            <w:bCs/>
            <w:sz w:val="24"/>
            <w:szCs w:val="24"/>
            <w:lang w:val="en-IN" w:eastAsia="en-IN" w:bidi="hi-IN"/>
          </w:rPr>
          <w:t xml:space="preserve">&lt;a </w:t>
        </w:r>
        <w:proofErr w:type="spellStart"/>
        <w:r w:rsidRPr="00FC35A7">
          <w:rPr>
            <w:b/>
            <w:bCs/>
            <w:sz w:val="24"/>
            <w:szCs w:val="24"/>
            <w:lang w:val="en-IN" w:eastAsia="en-IN" w:bidi="hi-IN"/>
          </w:rPr>
          <w:t>href</w:t>
        </w:r>
        <w:proofErr w:type="spellEnd"/>
        <w:r w:rsidRPr="00FC35A7">
          <w:rPr>
            <w:b/>
            <w:bCs/>
            <w:sz w:val="24"/>
            <w:szCs w:val="24"/>
            <w:lang w:val="en-IN" w:eastAsia="en-IN" w:bidi="hi-IN"/>
          </w:rPr>
          <w:t>="#" class="</w:t>
        </w:r>
        <w:proofErr w:type="spellStart"/>
        <w:r w:rsidRPr="00FC35A7">
          <w:rPr>
            <w:b/>
            <w:bCs/>
            <w:sz w:val="24"/>
            <w:szCs w:val="24"/>
            <w:lang w:val="en-IN" w:eastAsia="en-IN" w:bidi="hi-IN"/>
          </w:rPr>
          <w:t>btn</w:t>
        </w:r>
        <w:proofErr w:type="spellEnd"/>
        <w:r w:rsidRPr="00FC35A7">
          <w:rPr>
            <w:b/>
            <w:bCs/>
            <w:sz w:val="24"/>
            <w:szCs w:val="24"/>
            <w:lang w:val="en-IN" w:eastAsia="en-IN" w:bidi="hi-IN"/>
          </w:rPr>
          <w:t>"&gt;shop now&lt;/a&gt;</w:t>
        </w:r>
        <w:r w:rsidRPr="00FC35A7">
          <w:rPr>
            <w:sz w:val="24"/>
            <w:szCs w:val="24"/>
            <w:lang w:val="en-IN" w:eastAsia="en-IN" w:bidi="hi-IN"/>
          </w:rPr>
          <w:t>: A call-to-action button that directs users to shop, styled with the class "</w:t>
        </w:r>
        <w:proofErr w:type="spellStart"/>
        <w:r w:rsidRPr="00FC35A7">
          <w:rPr>
            <w:sz w:val="24"/>
            <w:szCs w:val="24"/>
            <w:lang w:val="en-IN" w:eastAsia="en-IN" w:bidi="hi-IN"/>
          </w:rPr>
          <w:t>btn</w:t>
        </w:r>
        <w:proofErr w:type="spellEnd"/>
        <w:r w:rsidRPr="00FC35A7">
          <w:rPr>
            <w:sz w:val="24"/>
            <w:szCs w:val="24"/>
            <w:lang w:val="en-IN" w:eastAsia="en-IN" w:bidi="hi-IN"/>
          </w:rPr>
          <w:t>".</w:t>
        </w:r>
      </w:ins>
    </w:p>
    <w:p w14:paraId="44E38C07" w14:textId="77777777" w:rsidR="000359C3" w:rsidRPr="00FC35A7" w:rsidRDefault="000359C3" w:rsidP="000359C3">
      <w:pPr>
        <w:widowControl/>
        <w:numPr>
          <w:ilvl w:val="1"/>
          <w:numId w:val="24"/>
        </w:numPr>
        <w:autoSpaceDE/>
        <w:autoSpaceDN/>
        <w:spacing w:before="100" w:beforeAutospacing="1" w:after="100" w:afterAutospacing="1"/>
        <w:rPr>
          <w:ins w:id="257" w:author="Harshita" w:date="2024-09-30T12:17:00Z"/>
          <w:sz w:val="24"/>
          <w:szCs w:val="24"/>
          <w:u w:val="single"/>
          <w:lang w:val="en-IN" w:eastAsia="en-IN" w:bidi="hi-IN"/>
        </w:rPr>
      </w:pPr>
      <w:ins w:id="258" w:author="Harshita" w:date="2024-09-30T12:17:00Z">
        <w:r w:rsidRPr="00FC35A7">
          <w:rPr>
            <w:b/>
            <w:bCs/>
            <w:sz w:val="24"/>
            <w:szCs w:val="24"/>
            <w:lang w:val="en-IN" w:eastAsia="en-IN" w:bidi="hi-IN"/>
          </w:rPr>
          <w:t xml:space="preserve">&lt;span class="ribbon"&gt;75% </w:t>
        </w:r>
        <w:proofErr w:type="gramStart"/>
        <w:r w:rsidRPr="00FC35A7">
          <w:rPr>
            <w:b/>
            <w:bCs/>
            <w:sz w:val="24"/>
            <w:szCs w:val="24"/>
            <w:lang w:val="en-IN" w:eastAsia="en-IN" w:bidi="hi-IN"/>
          </w:rPr>
          <w:t>Off</w:t>
        </w:r>
        <w:proofErr w:type="gramEnd"/>
        <w:r w:rsidRPr="00FC35A7">
          <w:rPr>
            <w:b/>
            <w:bCs/>
            <w:sz w:val="24"/>
            <w:szCs w:val="24"/>
            <w:lang w:val="en-IN" w:eastAsia="en-IN" w:bidi="hi-IN"/>
          </w:rPr>
          <w:t>&lt;/span&gt;</w:t>
        </w:r>
        <w:r w:rsidRPr="00FC35A7">
          <w:rPr>
            <w:sz w:val="24"/>
            <w:szCs w:val="24"/>
            <w:lang w:val="en-IN" w:eastAsia="en-IN" w:bidi="hi-IN"/>
          </w:rPr>
          <w:t>: A decorative span indicating a discount, likely styled to stand out (like a ribbon).</w:t>
        </w:r>
      </w:ins>
    </w:p>
    <w:p w14:paraId="687FC381" w14:textId="77777777" w:rsidR="000359C3" w:rsidRPr="00FC35A7" w:rsidRDefault="000359C3" w:rsidP="005033BC">
      <w:pPr>
        <w:widowControl/>
        <w:autoSpaceDE/>
        <w:autoSpaceDN/>
        <w:rPr>
          <w:ins w:id="259" w:author="Harshita" w:date="2024-09-30T12:17:00Z"/>
          <w:sz w:val="24"/>
          <w:szCs w:val="24"/>
          <w:lang w:val="en-IN" w:eastAsia="en-IN" w:bidi="hi-IN"/>
        </w:rPr>
      </w:pPr>
    </w:p>
    <w:p w14:paraId="087C1956" w14:textId="77777777" w:rsidR="000359C3" w:rsidRPr="00FC35A7" w:rsidRDefault="000359C3" w:rsidP="005033BC">
      <w:pPr>
        <w:widowControl/>
        <w:autoSpaceDE/>
        <w:autoSpaceDN/>
        <w:rPr>
          <w:ins w:id="260" w:author="Harshita" w:date="2024-09-30T12:17:00Z"/>
          <w:sz w:val="24"/>
          <w:szCs w:val="24"/>
          <w:lang w:val="en-IN" w:eastAsia="en-IN" w:bidi="hi-IN"/>
        </w:rPr>
      </w:pPr>
    </w:p>
    <w:p w14:paraId="1BE4BA2E" w14:textId="77777777" w:rsidR="000359C3" w:rsidRPr="00FC35A7" w:rsidRDefault="000359C3" w:rsidP="000359C3">
      <w:pPr>
        <w:pStyle w:val="ListParagraph"/>
        <w:widowControl/>
        <w:numPr>
          <w:ilvl w:val="0"/>
          <w:numId w:val="26"/>
        </w:numPr>
        <w:autoSpaceDE/>
        <w:autoSpaceDN/>
        <w:rPr>
          <w:ins w:id="261" w:author="Harshita" w:date="2024-09-30T12:17:00Z"/>
          <w:sz w:val="24"/>
          <w:szCs w:val="24"/>
          <w:lang w:val="en-IN" w:eastAsia="en-IN" w:bidi="hi-IN"/>
        </w:rPr>
      </w:pPr>
      <w:ins w:id="262" w:author="Harshita" w:date="2024-09-30T12:17:00Z">
        <w:r w:rsidRPr="00FC35A7">
          <w:rPr>
            <w:b/>
            <w:bCs/>
            <w:sz w:val="24"/>
            <w:szCs w:val="24"/>
            <w:lang w:val="en-IN" w:eastAsia="en-IN" w:bidi="hi-IN"/>
          </w:rPr>
          <w:t>&lt;section class="icon-container"&gt;</w:t>
        </w:r>
        <w:r w:rsidRPr="00FC35A7">
          <w:rPr>
            <w:sz w:val="24"/>
            <w:szCs w:val="24"/>
            <w:lang w:val="en-IN" w:eastAsia="en-IN" w:bidi="hi-IN"/>
          </w:rPr>
          <w:t>: Defines a section designed to hold various icons, each with associated information.</w:t>
        </w:r>
      </w:ins>
    </w:p>
    <w:p w14:paraId="30C74A8F" w14:textId="77777777" w:rsidR="000359C3" w:rsidRPr="00FC35A7" w:rsidRDefault="000359C3" w:rsidP="000359C3">
      <w:pPr>
        <w:pStyle w:val="ListParagraph"/>
        <w:widowControl/>
        <w:numPr>
          <w:ilvl w:val="0"/>
          <w:numId w:val="26"/>
        </w:numPr>
        <w:autoSpaceDE/>
        <w:autoSpaceDN/>
        <w:rPr>
          <w:ins w:id="263" w:author="Harshita" w:date="2024-09-30T12:17:00Z"/>
          <w:sz w:val="24"/>
          <w:szCs w:val="24"/>
          <w:lang w:val="en-IN" w:eastAsia="en-IN" w:bidi="hi-IN"/>
        </w:rPr>
      </w:pPr>
      <w:ins w:id="264" w:author="Harshita" w:date="2024-09-30T12:17:00Z">
        <w:r w:rsidRPr="00FC35A7">
          <w:rPr>
            <w:sz w:val="24"/>
            <w:szCs w:val="24"/>
            <w:lang w:val="en-IN" w:eastAsia="en-IN" w:bidi="hi-IN"/>
          </w:rPr>
          <w:t xml:space="preserve">Each </w:t>
        </w:r>
        <w:r w:rsidRPr="00FC35A7">
          <w:rPr>
            <w:b/>
            <w:bCs/>
            <w:sz w:val="24"/>
            <w:szCs w:val="24"/>
            <w:lang w:val="en-IN" w:eastAsia="en-IN" w:bidi="hi-IN"/>
          </w:rPr>
          <w:t>&lt;div class="icon-item"&gt;</w:t>
        </w:r>
        <w:r w:rsidRPr="00FC35A7">
          <w:rPr>
            <w:sz w:val="24"/>
            <w:szCs w:val="24"/>
            <w:lang w:val="en-IN" w:eastAsia="en-IN" w:bidi="hi-IN"/>
          </w:rPr>
          <w:t xml:space="preserve"> represents an individual icon feature:</w:t>
        </w:r>
      </w:ins>
    </w:p>
    <w:p w14:paraId="68840D3D" w14:textId="77777777" w:rsidR="000359C3" w:rsidRPr="00FC35A7" w:rsidRDefault="000359C3" w:rsidP="000359C3">
      <w:pPr>
        <w:widowControl/>
        <w:numPr>
          <w:ilvl w:val="0"/>
          <w:numId w:val="25"/>
        </w:numPr>
        <w:autoSpaceDE/>
        <w:autoSpaceDN/>
        <w:spacing w:before="100" w:beforeAutospacing="1" w:after="100" w:afterAutospacing="1"/>
        <w:rPr>
          <w:ins w:id="265" w:author="Harshita" w:date="2024-09-30T12:17:00Z"/>
          <w:sz w:val="24"/>
          <w:szCs w:val="24"/>
          <w:lang w:val="en-IN" w:eastAsia="en-IN" w:bidi="hi-IN"/>
        </w:rPr>
      </w:pPr>
      <w:ins w:id="266" w:author="Harshita" w:date="2024-09-30T12:17:00Z">
        <w:r w:rsidRPr="00FC35A7">
          <w:rPr>
            <w:b/>
            <w:bCs/>
            <w:sz w:val="24"/>
            <w:szCs w:val="24"/>
            <w:lang w:val="en-IN" w:eastAsia="en-IN" w:bidi="hi-IN"/>
          </w:rPr>
          <w:t>&lt;</w:t>
        </w:r>
        <w:proofErr w:type="spellStart"/>
        <w:r w:rsidRPr="00FC35A7">
          <w:rPr>
            <w:b/>
            <w:bCs/>
            <w:sz w:val="24"/>
            <w:szCs w:val="24"/>
            <w:lang w:val="en-IN" w:eastAsia="en-IN" w:bidi="hi-IN"/>
          </w:rPr>
          <w:t>i</w:t>
        </w:r>
        <w:proofErr w:type="spellEnd"/>
        <w:r w:rsidRPr="00FC35A7">
          <w:rPr>
            <w:b/>
            <w:bCs/>
            <w:sz w:val="24"/>
            <w:szCs w:val="24"/>
            <w:lang w:val="en-IN" w:eastAsia="en-IN" w:bidi="hi-IN"/>
          </w:rPr>
          <w:t xml:space="preserve"> class="fa fa-plane"&gt;&lt;/</w:t>
        </w:r>
        <w:proofErr w:type="spellStart"/>
        <w:r w:rsidRPr="00FC35A7">
          <w:rPr>
            <w:b/>
            <w:bCs/>
            <w:sz w:val="24"/>
            <w:szCs w:val="24"/>
            <w:lang w:val="en-IN" w:eastAsia="en-IN" w:bidi="hi-IN"/>
          </w:rPr>
          <w:t>i</w:t>
        </w:r>
        <w:proofErr w:type="spellEnd"/>
        <w:r w:rsidRPr="00FC35A7">
          <w:rPr>
            <w:b/>
            <w:bCs/>
            <w:sz w:val="24"/>
            <w:szCs w:val="24"/>
            <w:lang w:val="en-IN" w:eastAsia="en-IN" w:bidi="hi-IN"/>
          </w:rPr>
          <w:t>&gt;</w:t>
        </w:r>
        <w:r w:rsidRPr="00FC35A7">
          <w:rPr>
            <w:sz w:val="24"/>
            <w:szCs w:val="24"/>
            <w:lang w:val="en-IN" w:eastAsia="en-IN" w:bidi="hi-IN"/>
          </w:rPr>
          <w:t>: Utilizes Font Awesome icons. Here, it represents "free shipping".</w:t>
        </w:r>
      </w:ins>
    </w:p>
    <w:p w14:paraId="2CFCCD54" w14:textId="77777777" w:rsidR="000359C3" w:rsidRPr="00FC35A7" w:rsidRDefault="000359C3" w:rsidP="000359C3">
      <w:pPr>
        <w:widowControl/>
        <w:numPr>
          <w:ilvl w:val="0"/>
          <w:numId w:val="25"/>
        </w:numPr>
        <w:autoSpaceDE/>
        <w:autoSpaceDN/>
        <w:spacing w:before="100" w:beforeAutospacing="1" w:after="100" w:afterAutospacing="1"/>
        <w:rPr>
          <w:ins w:id="267" w:author="Harshita" w:date="2024-09-30T12:17:00Z"/>
          <w:sz w:val="24"/>
          <w:szCs w:val="24"/>
          <w:lang w:val="en-IN" w:eastAsia="en-IN" w:bidi="hi-IN"/>
        </w:rPr>
      </w:pPr>
      <w:ins w:id="268" w:author="Harshita" w:date="2024-09-30T12:17:00Z">
        <w:r w:rsidRPr="00FC35A7">
          <w:rPr>
            <w:b/>
            <w:bCs/>
            <w:sz w:val="24"/>
            <w:szCs w:val="24"/>
            <w:lang w:val="en-IN" w:eastAsia="en-IN" w:bidi="hi-IN"/>
          </w:rPr>
          <w:t>&lt;div class="content"&gt;</w:t>
        </w:r>
        <w:r w:rsidRPr="00FC35A7">
          <w:rPr>
            <w:sz w:val="24"/>
            <w:szCs w:val="24"/>
            <w:lang w:val="en-IN" w:eastAsia="en-IN" w:bidi="hi-IN"/>
          </w:rPr>
          <w:t>: Contains the text for each feature.</w:t>
        </w:r>
      </w:ins>
    </w:p>
    <w:p w14:paraId="795DE621" w14:textId="77777777" w:rsidR="000359C3" w:rsidRPr="00FC35A7" w:rsidRDefault="000359C3" w:rsidP="000359C3">
      <w:pPr>
        <w:widowControl/>
        <w:numPr>
          <w:ilvl w:val="1"/>
          <w:numId w:val="25"/>
        </w:numPr>
        <w:autoSpaceDE/>
        <w:autoSpaceDN/>
        <w:spacing w:before="100" w:beforeAutospacing="1" w:after="100" w:afterAutospacing="1"/>
        <w:rPr>
          <w:ins w:id="269" w:author="Harshita" w:date="2024-09-30T12:17:00Z"/>
          <w:sz w:val="24"/>
          <w:szCs w:val="24"/>
          <w:lang w:val="en-IN" w:eastAsia="en-IN" w:bidi="hi-IN"/>
        </w:rPr>
      </w:pPr>
      <w:ins w:id="270" w:author="Harshita" w:date="2024-09-30T12:17:00Z">
        <w:r w:rsidRPr="00FC35A7">
          <w:rPr>
            <w:b/>
            <w:bCs/>
            <w:sz w:val="24"/>
            <w:szCs w:val="24"/>
            <w:lang w:val="en-IN" w:eastAsia="en-IN" w:bidi="hi-IN"/>
          </w:rPr>
          <w:t>&lt;h3&gt;</w:t>
        </w:r>
        <w:r w:rsidRPr="00FC35A7">
          <w:rPr>
            <w:sz w:val="24"/>
            <w:szCs w:val="24"/>
            <w:lang w:val="en-IN" w:eastAsia="en-IN" w:bidi="hi-IN"/>
          </w:rPr>
          <w:t>: A heading describing the feature (e.g., "free shipping").</w:t>
        </w:r>
      </w:ins>
    </w:p>
    <w:p w14:paraId="22527F4B" w14:textId="77777777" w:rsidR="000359C3" w:rsidRPr="00FC35A7" w:rsidRDefault="000359C3" w:rsidP="000359C3">
      <w:pPr>
        <w:widowControl/>
        <w:numPr>
          <w:ilvl w:val="1"/>
          <w:numId w:val="25"/>
        </w:numPr>
        <w:autoSpaceDE/>
        <w:autoSpaceDN/>
        <w:spacing w:before="100" w:beforeAutospacing="1" w:after="100" w:afterAutospacing="1"/>
        <w:rPr>
          <w:ins w:id="271" w:author="Harshita" w:date="2024-09-30T12:17:00Z"/>
          <w:sz w:val="24"/>
          <w:szCs w:val="24"/>
          <w:lang w:val="en-IN" w:eastAsia="en-IN" w:bidi="hi-IN"/>
        </w:rPr>
      </w:pPr>
      <w:ins w:id="272" w:author="Harshita" w:date="2024-09-30T12:17:00Z">
        <w:r w:rsidRPr="00FC35A7">
          <w:rPr>
            <w:b/>
            <w:bCs/>
            <w:sz w:val="24"/>
            <w:szCs w:val="24"/>
            <w:lang w:val="en-IN" w:eastAsia="en-IN" w:bidi="hi-IN"/>
          </w:rPr>
          <w:t>&lt;p&gt;</w:t>
        </w:r>
        <w:r w:rsidRPr="00FC35A7">
          <w:rPr>
            <w:sz w:val="24"/>
            <w:szCs w:val="24"/>
            <w:lang w:val="en-IN" w:eastAsia="en-IN" w:bidi="hi-IN"/>
          </w:rPr>
          <w:t>: A paragraph providing additional details (e.g., "order over $100").</w:t>
        </w:r>
      </w:ins>
    </w:p>
    <w:p w14:paraId="51EA2B19" w14:textId="77777777" w:rsidR="000359C3" w:rsidRPr="00FC35A7" w:rsidRDefault="000359C3" w:rsidP="005033BC">
      <w:pPr>
        <w:widowControl/>
        <w:autoSpaceDE/>
        <w:autoSpaceDN/>
        <w:rPr>
          <w:ins w:id="273" w:author="Harshita" w:date="2024-09-30T12:17:00Z"/>
          <w:sz w:val="24"/>
          <w:szCs w:val="24"/>
          <w:lang w:val="en-IN" w:eastAsia="en-IN" w:bidi="hi-IN"/>
        </w:rPr>
      </w:pPr>
    </w:p>
    <w:p w14:paraId="1F844988" w14:textId="77777777" w:rsidR="000359C3" w:rsidRPr="00FC35A7" w:rsidRDefault="000359C3" w:rsidP="005033BC">
      <w:pPr>
        <w:widowControl/>
        <w:autoSpaceDE/>
        <w:autoSpaceDN/>
        <w:rPr>
          <w:ins w:id="274" w:author="Harshita" w:date="2024-09-30T12:17:00Z"/>
          <w:sz w:val="24"/>
          <w:szCs w:val="24"/>
          <w:lang w:val="en-IN" w:eastAsia="en-IN" w:bidi="hi-IN"/>
        </w:rPr>
      </w:pPr>
    </w:p>
    <w:p w14:paraId="3105AC04" w14:textId="2D5C2746" w:rsidR="000359C3" w:rsidRPr="00FC35A7" w:rsidRDefault="000359C3" w:rsidP="005033BC">
      <w:pPr>
        <w:widowControl/>
        <w:autoSpaceDE/>
        <w:autoSpaceDN/>
        <w:rPr>
          <w:ins w:id="275" w:author="Harshita" w:date="2024-09-30T12:17:00Z"/>
          <w:b/>
          <w:bCs/>
          <w:sz w:val="24"/>
          <w:szCs w:val="24"/>
          <w:u w:val="single"/>
          <w:lang w:val="en-IN" w:eastAsia="en-IN" w:bidi="hi-IN"/>
        </w:rPr>
      </w:pPr>
      <w:ins w:id="276" w:author="Harshita" w:date="2024-09-30T12:17:00Z">
        <w:r w:rsidRPr="00FC35A7">
          <w:rPr>
            <w:b/>
            <w:bCs/>
            <w:sz w:val="24"/>
            <w:szCs w:val="24"/>
            <w:u w:val="single"/>
            <w:lang w:val="en-IN" w:eastAsia="en-IN" w:bidi="hi-IN"/>
          </w:rPr>
          <w:t>CSS CODE:</w:t>
        </w:r>
      </w:ins>
    </w:p>
    <w:p w14:paraId="41A4E57A" w14:textId="77777777" w:rsidR="000359C3" w:rsidRPr="00FC35A7" w:rsidRDefault="000359C3" w:rsidP="005033BC">
      <w:pPr>
        <w:widowControl/>
        <w:autoSpaceDE/>
        <w:autoSpaceDN/>
        <w:rPr>
          <w:ins w:id="277" w:author="Harshita" w:date="2024-09-30T12:17:00Z"/>
          <w:b/>
          <w:bCs/>
          <w:sz w:val="24"/>
          <w:szCs w:val="24"/>
          <w:u w:val="single"/>
          <w:lang w:val="en-IN" w:eastAsia="en-IN" w:bidi="hi-IN"/>
        </w:rPr>
      </w:pPr>
    </w:p>
    <w:p w14:paraId="6E0452DB" w14:textId="77777777" w:rsidR="000359C3" w:rsidRPr="00FC35A7" w:rsidRDefault="000359C3" w:rsidP="005033BC">
      <w:pPr>
        <w:widowControl/>
        <w:autoSpaceDE/>
        <w:autoSpaceDN/>
        <w:rPr>
          <w:ins w:id="278" w:author="Harshita" w:date="2024-09-30T12:17:00Z"/>
          <w:b/>
          <w:bCs/>
          <w:sz w:val="24"/>
          <w:szCs w:val="24"/>
          <w:u w:val="single"/>
          <w:lang w:val="en-IN" w:eastAsia="en-IN" w:bidi="hi-IN"/>
        </w:rPr>
      </w:pPr>
    </w:p>
    <w:p w14:paraId="36EB9E16" w14:textId="77777777" w:rsidR="000359C3" w:rsidRPr="00FC35A7" w:rsidRDefault="000359C3" w:rsidP="000359C3">
      <w:pPr>
        <w:widowControl/>
        <w:shd w:val="clear" w:color="auto" w:fill="1F1F1F"/>
        <w:autoSpaceDE/>
        <w:autoSpaceDN/>
        <w:spacing w:line="285" w:lineRule="atLeast"/>
        <w:rPr>
          <w:ins w:id="279" w:author="Harshita" w:date="2024-09-30T12:17:00Z"/>
          <w:color w:val="CCCCCC"/>
          <w:sz w:val="24"/>
          <w:szCs w:val="24"/>
          <w:lang w:val="en-IN" w:eastAsia="en-IN" w:bidi="hi-IN"/>
        </w:rPr>
      </w:pPr>
      <w:ins w:id="280" w:author="Harshita" w:date="2024-09-30T12:17:00Z">
        <w:r w:rsidRPr="00FC35A7">
          <w:rPr>
            <w:color w:val="D7BA7D"/>
            <w:sz w:val="24"/>
            <w:szCs w:val="24"/>
            <w:lang w:val="en-IN" w:eastAsia="en-IN" w:bidi="hi-IN"/>
          </w:rPr>
          <w:t>.home</w:t>
        </w:r>
        <w:r w:rsidRPr="00FC35A7">
          <w:rPr>
            <w:color w:val="CCCCCC"/>
            <w:sz w:val="24"/>
            <w:szCs w:val="24"/>
            <w:lang w:val="en-IN" w:eastAsia="en-IN" w:bidi="hi-IN"/>
          </w:rPr>
          <w:t xml:space="preserve"> {</w:t>
        </w:r>
      </w:ins>
    </w:p>
    <w:p w14:paraId="081C75A8" w14:textId="77777777" w:rsidR="000359C3" w:rsidRPr="00FC35A7" w:rsidRDefault="000359C3" w:rsidP="000359C3">
      <w:pPr>
        <w:widowControl/>
        <w:shd w:val="clear" w:color="auto" w:fill="1F1F1F"/>
        <w:autoSpaceDE/>
        <w:autoSpaceDN/>
        <w:spacing w:line="285" w:lineRule="atLeast"/>
        <w:rPr>
          <w:ins w:id="281" w:author="Harshita" w:date="2024-09-30T12:17:00Z"/>
          <w:color w:val="CCCCCC"/>
          <w:sz w:val="24"/>
          <w:szCs w:val="24"/>
          <w:lang w:val="en-IN" w:eastAsia="en-IN" w:bidi="hi-IN"/>
        </w:rPr>
      </w:pPr>
      <w:ins w:id="28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display</w:t>
        </w:r>
        <w:proofErr w:type="gramEnd"/>
        <w:r w:rsidRPr="00FC35A7">
          <w:rPr>
            <w:color w:val="CCCCCC"/>
            <w:sz w:val="24"/>
            <w:szCs w:val="24"/>
            <w:lang w:val="en-IN" w:eastAsia="en-IN" w:bidi="hi-IN"/>
          </w:rPr>
          <w:t xml:space="preserve">: </w:t>
        </w:r>
        <w:r w:rsidRPr="00FC35A7">
          <w:rPr>
            <w:color w:val="CE9178"/>
            <w:sz w:val="24"/>
            <w:szCs w:val="24"/>
            <w:lang w:val="en-IN" w:eastAsia="en-IN" w:bidi="hi-IN"/>
          </w:rPr>
          <w:t>flex</w:t>
        </w:r>
        <w:r w:rsidRPr="00FC35A7">
          <w:rPr>
            <w:color w:val="CCCCCC"/>
            <w:sz w:val="24"/>
            <w:szCs w:val="24"/>
            <w:lang w:val="en-IN" w:eastAsia="en-IN" w:bidi="hi-IN"/>
          </w:rPr>
          <w:t>;</w:t>
        </w:r>
      </w:ins>
    </w:p>
    <w:p w14:paraId="46DA6255" w14:textId="77777777" w:rsidR="000359C3" w:rsidRPr="00FC35A7" w:rsidRDefault="000359C3" w:rsidP="000359C3">
      <w:pPr>
        <w:widowControl/>
        <w:shd w:val="clear" w:color="auto" w:fill="1F1F1F"/>
        <w:autoSpaceDE/>
        <w:autoSpaceDN/>
        <w:spacing w:line="285" w:lineRule="atLeast"/>
        <w:rPr>
          <w:ins w:id="283" w:author="Harshita" w:date="2024-09-30T12:17:00Z"/>
          <w:color w:val="CCCCCC"/>
          <w:sz w:val="24"/>
          <w:szCs w:val="24"/>
          <w:lang w:val="en-IN" w:eastAsia="en-IN" w:bidi="hi-IN"/>
        </w:rPr>
      </w:pPr>
      <w:ins w:id="28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justify-content</w:t>
        </w:r>
        <w:proofErr w:type="gramEnd"/>
        <w:r w:rsidRPr="00FC35A7">
          <w:rPr>
            <w:color w:val="CCCCCC"/>
            <w:sz w:val="24"/>
            <w:szCs w:val="24"/>
            <w:lang w:val="en-IN" w:eastAsia="en-IN" w:bidi="hi-IN"/>
          </w:rPr>
          <w:t xml:space="preserve">: </w:t>
        </w:r>
        <w:r w:rsidRPr="00FC35A7">
          <w:rPr>
            <w:color w:val="CE9178"/>
            <w:sz w:val="24"/>
            <w:szCs w:val="24"/>
            <w:lang w:val="en-IN" w:eastAsia="en-IN" w:bidi="hi-IN"/>
          </w:rPr>
          <w:t>space-around</w:t>
        </w:r>
        <w:r w:rsidRPr="00FC35A7">
          <w:rPr>
            <w:color w:val="CCCCCC"/>
            <w:sz w:val="24"/>
            <w:szCs w:val="24"/>
            <w:lang w:val="en-IN" w:eastAsia="en-IN" w:bidi="hi-IN"/>
          </w:rPr>
          <w:t>;</w:t>
        </w:r>
      </w:ins>
    </w:p>
    <w:p w14:paraId="42FB287A" w14:textId="77777777" w:rsidR="000359C3" w:rsidRPr="00FC35A7" w:rsidRDefault="000359C3" w:rsidP="000359C3">
      <w:pPr>
        <w:widowControl/>
        <w:shd w:val="clear" w:color="auto" w:fill="1F1F1F"/>
        <w:autoSpaceDE/>
        <w:autoSpaceDN/>
        <w:spacing w:line="285" w:lineRule="atLeast"/>
        <w:rPr>
          <w:ins w:id="285" w:author="Harshita" w:date="2024-09-30T12:17:00Z"/>
          <w:color w:val="CCCCCC"/>
          <w:sz w:val="24"/>
          <w:szCs w:val="24"/>
          <w:lang w:val="en-IN" w:eastAsia="en-IN" w:bidi="hi-IN"/>
        </w:rPr>
      </w:pPr>
      <w:ins w:id="28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align-items</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384CA2BE" w14:textId="77777777" w:rsidR="000359C3" w:rsidRPr="00FC35A7" w:rsidRDefault="000359C3" w:rsidP="000359C3">
      <w:pPr>
        <w:widowControl/>
        <w:shd w:val="clear" w:color="auto" w:fill="1F1F1F"/>
        <w:autoSpaceDE/>
        <w:autoSpaceDN/>
        <w:spacing w:line="285" w:lineRule="atLeast"/>
        <w:rPr>
          <w:ins w:id="287" w:author="Harshita" w:date="2024-09-30T12:17:00Z"/>
          <w:color w:val="CCCCCC"/>
          <w:sz w:val="24"/>
          <w:szCs w:val="24"/>
          <w:lang w:val="en-IN" w:eastAsia="en-IN" w:bidi="hi-IN"/>
        </w:rPr>
      </w:pPr>
      <w:ins w:id="28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 xml:space="preserve"> </w:t>
        </w:r>
        <w:proofErr w:type="spellStart"/>
        <w:r w:rsidRPr="00FC35A7">
          <w:rPr>
            <w:color w:val="B5CEA8"/>
            <w:sz w:val="24"/>
            <w:szCs w:val="24"/>
            <w:lang w:val="en-IN" w:eastAsia="en-IN" w:bidi="hi-IN"/>
          </w:rPr>
          <w:t>20px</w:t>
        </w:r>
        <w:proofErr w:type="spellEnd"/>
        <w:r w:rsidRPr="00FC35A7">
          <w:rPr>
            <w:color w:val="CCCCCC"/>
            <w:sz w:val="24"/>
            <w:szCs w:val="24"/>
            <w:lang w:val="en-IN" w:eastAsia="en-IN" w:bidi="hi-IN"/>
          </w:rPr>
          <w:t>;</w:t>
        </w:r>
      </w:ins>
    </w:p>
    <w:p w14:paraId="6F0C255E" w14:textId="77777777" w:rsidR="000359C3" w:rsidRPr="00FC35A7" w:rsidRDefault="000359C3" w:rsidP="000359C3">
      <w:pPr>
        <w:widowControl/>
        <w:shd w:val="clear" w:color="auto" w:fill="1F1F1F"/>
        <w:autoSpaceDE/>
        <w:autoSpaceDN/>
        <w:spacing w:line="285" w:lineRule="atLeast"/>
        <w:rPr>
          <w:ins w:id="289" w:author="Harshita" w:date="2024-09-30T12:17:00Z"/>
          <w:color w:val="CCCCCC"/>
          <w:sz w:val="24"/>
          <w:szCs w:val="24"/>
          <w:lang w:val="en-IN" w:eastAsia="en-IN" w:bidi="hi-IN"/>
        </w:rPr>
      </w:pPr>
      <w:ins w:id="29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#3a3a3a</w:t>
        </w:r>
        <w:r w:rsidRPr="00FC35A7">
          <w:rPr>
            <w:color w:val="CCCCCC"/>
            <w:sz w:val="24"/>
            <w:szCs w:val="24"/>
            <w:lang w:val="en-IN" w:eastAsia="en-IN" w:bidi="hi-IN"/>
          </w:rPr>
          <w:t xml:space="preserve">; </w:t>
        </w:r>
        <w:r w:rsidRPr="00FC35A7">
          <w:rPr>
            <w:color w:val="6A9955"/>
            <w:sz w:val="24"/>
            <w:szCs w:val="24"/>
            <w:lang w:val="en-IN" w:eastAsia="en-IN" w:bidi="hi-IN"/>
          </w:rPr>
          <w:t>/* Dark background */</w:t>
        </w:r>
      </w:ins>
    </w:p>
    <w:p w14:paraId="400278E4" w14:textId="77777777" w:rsidR="000359C3" w:rsidRPr="00FC35A7" w:rsidRDefault="000359C3" w:rsidP="000359C3">
      <w:pPr>
        <w:widowControl/>
        <w:shd w:val="clear" w:color="auto" w:fill="1F1F1F"/>
        <w:autoSpaceDE/>
        <w:autoSpaceDN/>
        <w:spacing w:line="285" w:lineRule="atLeast"/>
        <w:rPr>
          <w:ins w:id="291" w:author="Harshita" w:date="2024-09-30T12:17:00Z"/>
          <w:color w:val="CCCCCC"/>
          <w:sz w:val="24"/>
          <w:szCs w:val="24"/>
          <w:lang w:val="en-IN" w:eastAsia="en-IN" w:bidi="hi-IN"/>
        </w:rPr>
      </w:pPr>
      <w:ins w:id="292"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 xml:space="preserve">; </w:t>
        </w:r>
        <w:r w:rsidRPr="00FC35A7">
          <w:rPr>
            <w:color w:val="6A9955"/>
            <w:sz w:val="24"/>
            <w:szCs w:val="24"/>
            <w:lang w:val="en-IN" w:eastAsia="en-IN" w:bidi="hi-IN"/>
          </w:rPr>
          <w:t>/* White text */</w:t>
        </w:r>
      </w:ins>
    </w:p>
    <w:p w14:paraId="39E4927A" w14:textId="77777777" w:rsidR="000359C3" w:rsidRPr="00FC35A7" w:rsidRDefault="000359C3" w:rsidP="000359C3">
      <w:pPr>
        <w:widowControl/>
        <w:shd w:val="clear" w:color="auto" w:fill="1F1F1F"/>
        <w:autoSpaceDE/>
        <w:autoSpaceDN/>
        <w:spacing w:line="285" w:lineRule="atLeast"/>
        <w:rPr>
          <w:ins w:id="293" w:author="Harshita" w:date="2024-09-30T12:17:00Z"/>
          <w:color w:val="CCCCCC"/>
          <w:sz w:val="24"/>
          <w:szCs w:val="24"/>
          <w:lang w:val="en-IN" w:eastAsia="en-IN" w:bidi="hi-IN"/>
        </w:rPr>
      </w:pPr>
      <w:ins w:id="294" w:author="Harshita" w:date="2024-09-30T12:17:00Z">
        <w:r w:rsidRPr="00FC35A7">
          <w:rPr>
            <w:color w:val="CCCCCC"/>
            <w:sz w:val="24"/>
            <w:szCs w:val="24"/>
            <w:lang w:val="en-IN" w:eastAsia="en-IN" w:bidi="hi-IN"/>
          </w:rPr>
          <w:t>}</w:t>
        </w:r>
      </w:ins>
    </w:p>
    <w:p w14:paraId="10D42F62" w14:textId="77777777" w:rsidR="000359C3" w:rsidRPr="00FC35A7" w:rsidRDefault="000359C3" w:rsidP="000359C3">
      <w:pPr>
        <w:widowControl/>
        <w:shd w:val="clear" w:color="auto" w:fill="1F1F1F"/>
        <w:autoSpaceDE/>
        <w:autoSpaceDN/>
        <w:spacing w:line="285" w:lineRule="atLeast"/>
        <w:rPr>
          <w:ins w:id="295" w:author="Harshita" w:date="2024-09-30T12:17:00Z"/>
          <w:color w:val="CCCCCC"/>
          <w:sz w:val="24"/>
          <w:szCs w:val="24"/>
          <w:lang w:val="en-IN" w:eastAsia="en-IN" w:bidi="hi-IN"/>
        </w:rPr>
      </w:pPr>
    </w:p>
    <w:p w14:paraId="372A8D02" w14:textId="77777777" w:rsidR="000359C3" w:rsidRPr="00FC35A7" w:rsidRDefault="000359C3" w:rsidP="000359C3">
      <w:pPr>
        <w:widowControl/>
        <w:shd w:val="clear" w:color="auto" w:fill="1F1F1F"/>
        <w:autoSpaceDE/>
        <w:autoSpaceDN/>
        <w:spacing w:line="285" w:lineRule="atLeast"/>
        <w:rPr>
          <w:ins w:id="296" w:author="Harshita" w:date="2024-09-30T12:17:00Z"/>
          <w:color w:val="CCCCCC"/>
          <w:sz w:val="24"/>
          <w:szCs w:val="24"/>
          <w:lang w:val="en-IN" w:eastAsia="en-IN" w:bidi="hi-IN"/>
        </w:rPr>
      </w:pPr>
      <w:ins w:id="297" w:author="Harshita" w:date="2024-09-30T12:17:00Z">
        <w:r w:rsidRPr="00FC35A7">
          <w:rPr>
            <w:color w:val="D7BA7D"/>
            <w:sz w:val="24"/>
            <w:szCs w:val="24"/>
            <w:lang w:val="en-IN" w:eastAsia="en-IN" w:bidi="hi-IN"/>
          </w:rPr>
          <w:t>.home</w:t>
        </w:r>
        <w:r w:rsidRPr="00FC35A7">
          <w:rPr>
            <w:color w:val="CCCCCC"/>
            <w:sz w:val="24"/>
            <w:szCs w:val="24"/>
            <w:lang w:val="en-IN" w:eastAsia="en-IN" w:bidi="hi-IN"/>
          </w:rPr>
          <w:t xml:space="preserve"> </w:t>
        </w:r>
        <w:r w:rsidRPr="00FC35A7">
          <w:rPr>
            <w:color w:val="D7BA7D"/>
            <w:sz w:val="24"/>
            <w:szCs w:val="24"/>
            <w:lang w:val="en-IN" w:eastAsia="en-IN" w:bidi="hi-IN"/>
          </w:rPr>
          <w:t>.content</w:t>
        </w:r>
        <w:r w:rsidRPr="00FC35A7">
          <w:rPr>
            <w:color w:val="CCCCCC"/>
            <w:sz w:val="24"/>
            <w:szCs w:val="24"/>
            <w:lang w:val="en-IN" w:eastAsia="en-IN" w:bidi="hi-IN"/>
          </w:rPr>
          <w:t xml:space="preserve"> {</w:t>
        </w:r>
      </w:ins>
    </w:p>
    <w:p w14:paraId="7670475C" w14:textId="77777777" w:rsidR="000359C3" w:rsidRPr="00FC35A7" w:rsidRDefault="000359C3" w:rsidP="000359C3">
      <w:pPr>
        <w:widowControl/>
        <w:shd w:val="clear" w:color="auto" w:fill="1F1F1F"/>
        <w:autoSpaceDE/>
        <w:autoSpaceDN/>
        <w:spacing w:line="285" w:lineRule="atLeast"/>
        <w:rPr>
          <w:ins w:id="298" w:author="Harshita" w:date="2024-09-30T12:17:00Z"/>
          <w:color w:val="CCCCCC"/>
          <w:sz w:val="24"/>
          <w:szCs w:val="24"/>
          <w:lang w:val="en-IN" w:eastAsia="en-IN" w:bidi="hi-IN"/>
        </w:rPr>
      </w:pPr>
      <w:ins w:id="29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600px</w:t>
        </w:r>
        <w:r w:rsidRPr="00FC35A7">
          <w:rPr>
            <w:color w:val="CCCCCC"/>
            <w:sz w:val="24"/>
            <w:szCs w:val="24"/>
            <w:lang w:val="en-IN" w:eastAsia="en-IN" w:bidi="hi-IN"/>
          </w:rPr>
          <w:t>;</w:t>
        </w:r>
      </w:ins>
    </w:p>
    <w:p w14:paraId="4C6E991F" w14:textId="77777777" w:rsidR="000359C3" w:rsidRPr="00FC35A7" w:rsidRDefault="000359C3" w:rsidP="000359C3">
      <w:pPr>
        <w:widowControl/>
        <w:shd w:val="clear" w:color="auto" w:fill="1F1F1F"/>
        <w:autoSpaceDE/>
        <w:autoSpaceDN/>
        <w:spacing w:line="285" w:lineRule="atLeast"/>
        <w:rPr>
          <w:ins w:id="300" w:author="Harshita" w:date="2024-09-30T12:17:00Z"/>
          <w:color w:val="CCCCCC"/>
          <w:sz w:val="24"/>
          <w:szCs w:val="24"/>
          <w:lang w:val="en-IN" w:eastAsia="en-IN" w:bidi="hi-IN"/>
        </w:rPr>
      </w:pPr>
      <w:ins w:id="301" w:author="Harshita" w:date="2024-09-30T12:17:00Z">
        <w:r w:rsidRPr="00FC35A7">
          <w:rPr>
            <w:color w:val="CCCCCC"/>
            <w:sz w:val="24"/>
            <w:szCs w:val="24"/>
            <w:lang w:val="en-IN" w:eastAsia="en-IN" w:bidi="hi-IN"/>
          </w:rPr>
          <w:t>}</w:t>
        </w:r>
      </w:ins>
    </w:p>
    <w:p w14:paraId="49F5081D" w14:textId="77777777" w:rsidR="000359C3" w:rsidRPr="00FC35A7" w:rsidRDefault="000359C3" w:rsidP="000359C3">
      <w:pPr>
        <w:widowControl/>
        <w:shd w:val="clear" w:color="auto" w:fill="1F1F1F"/>
        <w:autoSpaceDE/>
        <w:autoSpaceDN/>
        <w:spacing w:line="285" w:lineRule="atLeast"/>
        <w:rPr>
          <w:ins w:id="302" w:author="Harshita" w:date="2024-09-30T12:17:00Z"/>
          <w:color w:val="CCCCCC"/>
          <w:sz w:val="24"/>
          <w:szCs w:val="24"/>
          <w:lang w:val="en-IN" w:eastAsia="en-IN" w:bidi="hi-IN"/>
        </w:rPr>
      </w:pPr>
    </w:p>
    <w:p w14:paraId="58450FCF" w14:textId="77777777" w:rsidR="000359C3" w:rsidRPr="00FC35A7" w:rsidRDefault="000359C3" w:rsidP="000359C3">
      <w:pPr>
        <w:widowControl/>
        <w:shd w:val="clear" w:color="auto" w:fill="1F1F1F"/>
        <w:autoSpaceDE/>
        <w:autoSpaceDN/>
        <w:spacing w:line="285" w:lineRule="atLeast"/>
        <w:rPr>
          <w:ins w:id="303" w:author="Harshita" w:date="2024-09-30T12:17:00Z"/>
          <w:color w:val="CCCCCC"/>
          <w:sz w:val="24"/>
          <w:szCs w:val="24"/>
          <w:lang w:val="en-IN" w:eastAsia="en-IN" w:bidi="hi-IN"/>
        </w:rPr>
      </w:pPr>
      <w:ins w:id="304" w:author="Harshita" w:date="2024-09-30T12:17:00Z">
        <w:r w:rsidRPr="00FC35A7">
          <w:rPr>
            <w:color w:val="D7BA7D"/>
            <w:sz w:val="24"/>
            <w:szCs w:val="24"/>
            <w:lang w:val="en-IN" w:eastAsia="en-IN" w:bidi="hi-IN"/>
          </w:rPr>
          <w:t>.home</w:t>
        </w:r>
        <w:r w:rsidRPr="00FC35A7">
          <w:rPr>
            <w:color w:val="CCCCCC"/>
            <w:sz w:val="24"/>
            <w:szCs w:val="24"/>
            <w:lang w:val="en-IN" w:eastAsia="en-IN" w:bidi="hi-IN"/>
          </w:rPr>
          <w:t xml:space="preserve"> </w:t>
        </w:r>
        <w:r w:rsidRPr="00FC35A7">
          <w:rPr>
            <w:color w:val="D7BA7D"/>
            <w:sz w:val="24"/>
            <w:szCs w:val="24"/>
            <w:lang w:val="en-IN" w:eastAsia="en-IN" w:bidi="hi-IN"/>
          </w:rPr>
          <w:t>h3</w:t>
        </w:r>
        <w:r w:rsidRPr="00FC35A7">
          <w:rPr>
            <w:color w:val="CCCCCC"/>
            <w:sz w:val="24"/>
            <w:szCs w:val="24"/>
            <w:lang w:val="en-IN" w:eastAsia="en-IN" w:bidi="hi-IN"/>
          </w:rPr>
          <w:t xml:space="preserve"> {</w:t>
        </w:r>
      </w:ins>
    </w:p>
    <w:p w14:paraId="6C7C58C8" w14:textId="77777777" w:rsidR="000359C3" w:rsidRPr="00FC35A7" w:rsidRDefault="000359C3" w:rsidP="000359C3">
      <w:pPr>
        <w:widowControl/>
        <w:shd w:val="clear" w:color="auto" w:fill="1F1F1F"/>
        <w:autoSpaceDE/>
        <w:autoSpaceDN/>
        <w:spacing w:line="285" w:lineRule="atLeast"/>
        <w:rPr>
          <w:ins w:id="305" w:author="Harshita" w:date="2024-09-30T12:17:00Z"/>
          <w:color w:val="CCCCCC"/>
          <w:sz w:val="24"/>
          <w:szCs w:val="24"/>
          <w:lang w:val="en-IN" w:eastAsia="en-IN" w:bidi="hi-IN"/>
        </w:rPr>
      </w:pPr>
      <w:ins w:id="306" w:author="Harshita" w:date="2024-09-30T12:17:00Z">
        <w:r w:rsidRPr="00FC35A7">
          <w:rPr>
            <w:color w:val="CCCCCC"/>
            <w:sz w:val="24"/>
            <w:szCs w:val="24"/>
            <w:lang w:val="en-IN" w:eastAsia="en-IN" w:bidi="hi-IN"/>
          </w:rPr>
          <w:t xml:space="preserve">    </w:t>
        </w:r>
      </w:ins>
    </w:p>
    <w:p w14:paraId="7966CFAA" w14:textId="77777777" w:rsidR="000359C3" w:rsidRPr="00FC35A7" w:rsidRDefault="000359C3" w:rsidP="000359C3">
      <w:pPr>
        <w:widowControl/>
        <w:shd w:val="clear" w:color="auto" w:fill="1F1F1F"/>
        <w:autoSpaceDE/>
        <w:autoSpaceDN/>
        <w:spacing w:line="285" w:lineRule="atLeast"/>
        <w:rPr>
          <w:ins w:id="307" w:author="Harshita" w:date="2024-09-30T12:17:00Z"/>
          <w:color w:val="CCCCCC"/>
          <w:sz w:val="24"/>
          <w:szCs w:val="24"/>
          <w:lang w:val="en-IN" w:eastAsia="en-IN" w:bidi="hi-IN"/>
        </w:rPr>
      </w:pPr>
      <w:ins w:id="30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36px</w:t>
        </w:r>
        <w:r w:rsidRPr="00FC35A7">
          <w:rPr>
            <w:color w:val="CCCCCC"/>
            <w:sz w:val="24"/>
            <w:szCs w:val="24"/>
            <w:lang w:val="en-IN" w:eastAsia="en-IN" w:bidi="hi-IN"/>
          </w:rPr>
          <w:t>;</w:t>
        </w:r>
      </w:ins>
    </w:p>
    <w:p w14:paraId="783992E2" w14:textId="77777777" w:rsidR="000359C3" w:rsidRPr="00FC35A7" w:rsidRDefault="000359C3" w:rsidP="000359C3">
      <w:pPr>
        <w:widowControl/>
        <w:shd w:val="clear" w:color="auto" w:fill="1F1F1F"/>
        <w:autoSpaceDE/>
        <w:autoSpaceDN/>
        <w:spacing w:line="285" w:lineRule="atLeast"/>
        <w:rPr>
          <w:ins w:id="309" w:author="Harshita" w:date="2024-09-30T12:17:00Z"/>
          <w:color w:val="CCCCCC"/>
          <w:sz w:val="24"/>
          <w:szCs w:val="24"/>
          <w:lang w:val="en-IN" w:eastAsia="en-IN" w:bidi="hi-IN"/>
        </w:rPr>
      </w:pPr>
      <w:ins w:id="31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53C4D81E" w14:textId="77777777" w:rsidR="000359C3" w:rsidRPr="00FC35A7" w:rsidRDefault="000359C3" w:rsidP="000359C3">
      <w:pPr>
        <w:widowControl/>
        <w:shd w:val="clear" w:color="auto" w:fill="1F1F1F"/>
        <w:autoSpaceDE/>
        <w:autoSpaceDN/>
        <w:spacing w:line="285" w:lineRule="atLeast"/>
        <w:rPr>
          <w:ins w:id="311" w:author="Harshita" w:date="2024-09-30T12:17:00Z"/>
          <w:color w:val="CCCCCC"/>
          <w:sz w:val="24"/>
          <w:szCs w:val="24"/>
          <w:lang w:val="en-IN" w:eastAsia="en-IN" w:bidi="hi-IN"/>
        </w:rPr>
      </w:pPr>
      <w:ins w:id="312" w:author="Harshita" w:date="2024-09-30T12:17:00Z">
        <w:r w:rsidRPr="00FC35A7">
          <w:rPr>
            <w:color w:val="CCCCCC"/>
            <w:sz w:val="24"/>
            <w:szCs w:val="24"/>
            <w:lang w:val="en-IN" w:eastAsia="en-IN" w:bidi="hi-IN"/>
          </w:rPr>
          <w:t>}</w:t>
        </w:r>
      </w:ins>
    </w:p>
    <w:p w14:paraId="41A3E604" w14:textId="77777777" w:rsidR="000359C3" w:rsidRPr="00FC35A7" w:rsidRDefault="000359C3" w:rsidP="000359C3">
      <w:pPr>
        <w:widowControl/>
        <w:shd w:val="clear" w:color="auto" w:fill="1F1F1F"/>
        <w:autoSpaceDE/>
        <w:autoSpaceDN/>
        <w:spacing w:line="285" w:lineRule="atLeast"/>
        <w:rPr>
          <w:ins w:id="313" w:author="Harshita" w:date="2024-09-30T12:17:00Z"/>
          <w:color w:val="CCCCCC"/>
          <w:sz w:val="24"/>
          <w:szCs w:val="24"/>
          <w:lang w:val="en-IN" w:eastAsia="en-IN" w:bidi="hi-IN"/>
        </w:rPr>
      </w:pPr>
    </w:p>
    <w:p w14:paraId="47BC0F9A" w14:textId="77777777" w:rsidR="000359C3" w:rsidRPr="00FC35A7" w:rsidRDefault="000359C3" w:rsidP="000359C3">
      <w:pPr>
        <w:widowControl/>
        <w:shd w:val="clear" w:color="auto" w:fill="1F1F1F"/>
        <w:autoSpaceDE/>
        <w:autoSpaceDN/>
        <w:spacing w:line="285" w:lineRule="atLeast"/>
        <w:rPr>
          <w:ins w:id="314" w:author="Harshita" w:date="2024-09-30T12:17:00Z"/>
          <w:color w:val="CCCCCC"/>
          <w:sz w:val="24"/>
          <w:szCs w:val="24"/>
          <w:lang w:val="en-IN" w:eastAsia="en-IN" w:bidi="hi-IN"/>
        </w:rPr>
      </w:pPr>
      <w:ins w:id="315" w:author="Harshita" w:date="2024-09-30T12:17:00Z">
        <w:r w:rsidRPr="00FC35A7">
          <w:rPr>
            <w:color w:val="D7BA7D"/>
            <w:sz w:val="24"/>
            <w:szCs w:val="24"/>
            <w:lang w:val="en-IN" w:eastAsia="en-IN" w:bidi="hi-IN"/>
          </w:rPr>
          <w:t>.home</w:t>
        </w:r>
        <w:r w:rsidRPr="00FC35A7">
          <w:rPr>
            <w:color w:val="CCCCCC"/>
            <w:sz w:val="24"/>
            <w:szCs w:val="24"/>
            <w:lang w:val="en-IN" w:eastAsia="en-IN" w:bidi="hi-IN"/>
          </w:rPr>
          <w:t xml:space="preserve"> </w:t>
        </w:r>
        <w:r w:rsidRPr="00FC35A7">
          <w:rPr>
            <w:color w:val="D7BA7D"/>
            <w:sz w:val="24"/>
            <w:szCs w:val="24"/>
            <w:lang w:val="en-IN" w:eastAsia="en-IN" w:bidi="hi-IN"/>
          </w:rPr>
          <w:t>.</w:t>
        </w:r>
        <w:proofErr w:type="spellStart"/>
        <w:r w:rsidRPr="00FC35A7">
          <w:rPr>
            <w:color w:val="D7BA7D"/>
            <w:sz w:val="24"/>
            <w:szCs w:val="24"/>
            <w:lang w:val="en-IN" w:eastAsia="en-IN" w:bidi="hi-IN"/>
          </w:rPr>
          <w:t>btn</w:t>
        </w:r>
        <w:proofErr w:type="spellEnd"/>
        <w:r w:rsidRPr="00FC35A7">
          <w:rPr>
            <w:color w:val="CCCCCC"/>
            <w:sz w:val="24"/>
            <w:szCs w:val="24"/>
            <w:lang w:val="en-IN" w:eastAsia="en-IN" w:bidi="hi-IN"/>
          </w:rPr>
          <w:t xml:space="preserve"> {</w:t>
        </w:r>
      </w:ins>
    </w:p>
    <w:p w14:paraId="14AF7338" w14:textId="77777777" w:rsidR="000359C3" w:rsidRPr="00FC35A7" w:rsidRDefault="000359C3" w:rsidP="000359C3">
      <w:pPr>
        <w:widowControl/>
        <w:shd w:val="clear" w:color="auto" w:fill="1F1F1F"/>
        <w:autoSpaceDE/>
        <w:autoSpaceDN/>
        <w:spacing w:line="285" w:lineRule="atLeast"/>
        <w:rPr>
          <w:ins w:id="316" w:author="Harshita" w:date="2024-09-30T12:17:00Z"/>
          <w:color w:val="CCCCCC"/>
          <w:sz w:val="24"/>
          <w:szCs w:val="24"/>
          <w:lang w:val="en-IN" w:eastAsia="en-IN" w:bidi="hi-IN"/>
        </w:rPr>
      </w:pPr>
      <w:ins w:id="317" w:author="Harshita" w:date="2024-09-30T12:17:00Z">
        <w:r w:rsidRPr="00FC35A7">
          <w:rPr>
            <w:color w:val="CCCCCC"/>
            <w:sz w:val="24"/>
            <w:szCs w:val="24"/>
            <w:lang w:val="en-IN" w:eastAsia="en-IN" w:bidi="hi-IN"/>
          </w:rPr>
          <w:t xml:space="preserve">    </w:t>
        </w:r>
      </w:ins>
    </w:p>
    <w:p w14:paraId="29E3F0E1" w14:textId="77777777" w:rsidR="000359C3" w:rsidRPr="00FC35A7" w:rsidRDefault="000359C3" w:rsidP="000359C3">
      <w:pPr>
        <w:widowControl/>
        <w:shd w:val="clear" w:color="auto" w:fill="1F1F1F"/>
        <w:autoSpaceDE/>
        <w:autoSpaceDN/>
        <w:spacing w:line="285" w:lineRule="atLeast"/>
        <w:rPr>
          <w:ins w:id="318" w:author="Harshita" w:date="2024-09-30T12:17:00Z"/>
          <w:color w:val="CCCCCC"/>
          <w:sz w:val="24"/>
          <w:szCs w:val="24"/>
          <w:lang w:val="en-IN" w:eastAsia="en-IN" w:bidi="hi-IN"/>
        </w:rPr>
      </w:pPr>
      <w:ins w:id="31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289CB0CC" w14:textId="77777777" w:rsidR="000359C3" w:rsidRPr="00FC35A7" w:rsidRDefault="000359C3" w:rsidP="000359C3">
      <w:pPr>
        <w:widowControl/>
        <w:shd w:val="clear" w:color="auto" w:fill="1F1F1F"/>
        <w:autoSpaceDE/>
        <w:autoSpaceDN/>
        <w:spacing w:line="285" w:lineRule="atLeast"/>
        <w:rPr>
          <w:ins w:id="320" w:author="Harshita" w:date="2024-09-30T12:17:00Z"/>
          <w:color w:val="CCCCCC"/>
          <w:sz w:val="24"/>
          <w:szCs w:val="24"/>
          <w:lang w:val="en-IN" w:eastAsia="en-IN" w:bidi="hi-IN"/>
        </w:rPr>
      </w:pPr>
      <w:ins w:id="321"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1E373969" w14:textId="77777777" w:rsidR="000359C3" w:rsidRPr="00FC35A7" w:rsidRDefault="000359C3" w:rsidP="000359C3">
      <w:pPr>
        <w:widowControl/>
        <w:shd w:val="clear" w:color="auto" w:fill="1F1F1F"/>
        <w:autoSpaceDE/>
        <w:autoSpaceDN/>
        <w:spacing w:line="285" w:lineRule="atLeast"/>
        <w:rPr>
          <w:ins w:id="322" w:author="Harshita" w:date="2024-09-30T12:17:00Z"/>
          <w:color w:val="CCCCCC"/>
          <w:sz w:val="24"/>
          <w:szCs w:val="24"/>
          <w:lang w:val="en-IN" w:eastAsia="en-IN" w:bidi="hi-IN"/>
        </w:rPr>
      </w:pPr>
      <w:ins w:id="32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47A22691" w14:textId="77777777" w:rsidR="000359C3" w:rsidRPr="00FC35A7" w:rsidRDefault="000359C3" w:rsidP="000359C3">
      <w:pPr>
        <w:widowControl/>
        <w:shd w:val="clear" w:color="auto" w:fill="1F1F1F"/>
        <w:autoSpaceDE/>
        <w:autoSpaceDN/>
        <w:spacing w:line="285" w:lineRule="atLeast"/>
        <w:rPr>
          <w:ins w:id="324" w:author="Harshita" w:date="2024-09-30T12:17:00Z"/>
          <w:color w:val="CCCCCC"/>
          <w:sz w:val="24"/>
          <w:szCs w:val="24"/>
          <w:lang w:val="en-IN" w:eastAsia="en-IN" w:bidi="hi-IN"/>
        </w:rPr>
      </w:pPr>
      <w:ins w:id="32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5px</w:t>
        </w:r>
        <w:r w:rsidRPr="00FC35A7">
          <w:rPr>
            <w:color w:val="CCCCCC"/>
            <w:sz w:val="24"/>
            <w:szCs w:val="24"/>
            <w:lang w:val="en-IN" w:eastAsia="en-IN" w:bidi="hi-IN"/>
          </w:rPr>
          <w:t>;</w:t>
        </w:r>
      </w:ins>
    </w:p>
    <w:p w14:paraId="32AE7612" w14:textId="77777777" w:rsidR="000359C3" w:rsidRPr="00FC35A7" w:rsidRDefault="000359C3" w:rsidP="000359C3">
      <w:pPr>
        <w:widowControl/>
        <w:shd w:val="clear" w:color="auto" w:fill="1F1F1F"/>
        <w:autoSpaceDE/>
        <w:autoSpaceDN/>
        <w:spacing w:line="285" w:lineRule="atLeast"/>
        <w:rPr>
          <w:ins w:id="326" w:author="Harshita" w:date="2024-09-30T12:17:00Z"/>
          <w:color w:val="CCCCCC"/>
          <w:sz w:val="24"/>
          <w:szCs w:val="24"/>
          <w:lang w:val="en-IN" w:eastAsia="en-IN" w:bidi="hi-IN"/>
        </w:rPr>
      </w:pPr>
      <w:ins w:id="32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text-decoration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none</w:t>
        </w:r>
        <w:r w:rsidRPr="00FC35A7">
          <w:rPr>
            <w:color w:val="CCCCCC"/>
            <w:sz w:val="24"/>
            <w:szCs w:val="24"/>
            <w:lang w:val="en-IN" w:eastAsia="en-IN" w:bidi="hi-IN"/>
          </w:rPr>
          <w:t>;</w:t>
        </w:r>
      </w:ins>
    </w:p>
    <w:p w14:paraId="69F471DE" w14:textId="77777777" w:rsidR="000359C3" w:rsidRPr="00FC35A7" w:rsidRDefault="000359C3" w:rsidP="000359C3">
      <w:pPr>
        <w:widowControl/>
        <w:shd w:val="clear" w:color="auto" w:fill="1F1F1F"/>
        <w:autoSpaceDE/>
        <w:autoSpaceDN/>
        <w:spacing w:line="285" w:lineRule="atLeast"/>
        <w:rPr>
          <w:ins w:id="328" w:author="Harshita" w:date="2024-09-30T12:17:00Z"/>
          <w:color w:val="CCCCCC"/>
          <w:sz w:val="24"/>
          <w:szCs w:val="24"/>
          <w:lang w:val="en-IN" w:eastAsia="en-IN" w:bidi="hi-IN"/>
        </w:rPr>
      </w:pPr>
      <w:ins w:id="32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16px</w:t>
        </w:r>
        <w:r w:rsidRPr="00FC35A7">
          <w:rPr>
            <w:color w:val="CCCCCC"/>
            <w:sz w:val="24"/>
            <w:szCs w:val="24"/>
            <w:lang w:val="en-IN" w:eastAsia="en-IN" w:bidi="hi-IN"/>
          </w:rPr>
          <w:t>;</w:t>
        </w:r>
      </w:ins>
    </w:p>
    <w:p w14:paraId="61C14FFA" w14:textId="77777777" w:rsidR="000359C3" w:rsidRPr="00FC35A7" w:rsidRDefault="000359C3" w:rsidP="000359C3">
      <w:pPr>
        <w:widowControl/>
        <w:shd w:val="clear" w:color="auto" w:fill="1F1F1F"/>
        <w:autoSpaceDE/>
        <w:autoSpaceDN/>
        <w:spacing w:line="285" w:lineRule="atLeast"/>
        <w:rPr>
          <w:ins w:id="330" w:author="Harshita" w:date="2024-09-30T12:17:00Z"/>
          <w:color w:val="CCCCCC"/>
          <w:sz w:val="24"/>
          <w:szCs w:val="24"/>
          <w:lang w:val="en-IN" w:eastAsia="en-IN" w:bidi="hi-IN"/>
        </w:rPr>
      </w:pPr>
      <w:ins w:id="33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transition</w:t>
        </w:r>
        <w:proofErr w:type="gramEnd"/>
        <w:r w:rsidRPr="00FC35A7">
          <w:rPr>
            <w:color w:val="CCCCCC"/>
            <w:sz w:val="24"/>
            <w:szCs w:val="24"/>
            <w:lang w:val="en-IN" w:eastAsia="en-IN" w:bidi="hi-IN"/>
          </w:rPr>
          <w:t xml:space="preserve">: </w:t>
        </w:r>
        <w:r w:rsidRPr="00FC35A7">
          <w:rPr>
            <w:color w:val="F44747"/>
            <w:sz w:val="24"/>
            <w:szCs w:val="24"/>
            <w:lang w:val="en-IN" w:eastAsia="en-IN" w:bidi="hi-IN"/>
          </w:rPr>
          <w:t>background</w:t>
        </w:r>
        <w:r w:rsidRPr="00FC35A7">
          <w:rPr>
            <w:color w:val="CCCCCC"/>
            <w:sz w:val="24"/>
            <w:szCs w:val="24"/>
            <w:lang w:val="en-IN" w:eastAsia="en-IN" w:bidi="hi-IN"/>
          </w:rPr>
          <w:t xml:space="preserve"> </w:t>
        </w:r>
        <w:r w:rsidRPr="00FC35A7">
          <w:rPr>
            <w:color w:val="B5CEA8"/>
            <w:sz w:val="24"/>
            <w:szCs w:val="24"/>
            <w:lang w:val="en-IN" w:eastAsia="en-IN" w:bidi="hi-IN"/>
          </w:rPr>
          <w:t>0.3s</w:t>
        </w:r>
        <w:r w:rsidRPr="00FC35A7">
          <w:rPr>
            <w:color w:val="CCCCCC"/>
            <w:sz w:val="24"/>
            <w:szCs w:val="24"/>
            <w:lang w:val="en-IN" w:eastAsia="en-IN" w:bidi="hi-IN"/>
          </w:rPr>
          <w:t>;</w:t>
        </w:r>
      </w:ins>
    </w:p>
    <w:p w14:paraId="50260D1A" w14:textId="77777777" w:rsidR="000359C3" w:rsidRPr="00FC35A7" w:rsidRDefault="000359C3" w:rsidP="000359C3">
      <w:pPr>
        <w:widowControl/>
        <w:shd w:val="clear" w:color="auto" w:fill="1F1F1F"/>
        <w:autoSpaceDE/>
        <w:autoSpaceDN/>
        <w:spacing w:line="285" w:lineRule="atLeast"/>
        <w:rPr>
          <w:ins w:id="332" w:author="Harshita" w:date="2024-09-30T12:17:00Z"/>
          <w:color w:val="CCCCCC"/>
          <w:sz w:val="24"/>
          <w:szCs w:val="24"/>
          <w:lang w:val="en-IN" w:eastAsia="en-IN" w:bidi="hi-IN"/>
        </w:rPr>
      </w:pPr>
      <w:ins w:id="333" w:author="Harshita" w:date="2024-09-30T12:17:00Z">
        <w:r w:rsidRPr="00FC35A7">
          <w:rPr>
            <w:color w:val="CCCCCC"/>
            <w:sz w:val="24"/>
            <w:szCs w:val="24"/>
            <w:lang w:val="en-IN" w:eastAsia="en-IN" w:bidi="hi-IN"/>
          </w:rPr>
          <w:t>}</w:t>
        </w:r>
      </w:ins>
    </w:p>
    <w:p w14:paraId="5ED16BC5" w14:textId="77777777" w:rsidR="000359C3" w:rsidRPr="00FC35A7" w:rsidRDefault="000359C3" w:rsidP="000359C3">
      <w:pPr>
        <w:widowControl/>
        <w:shd w:val="clear" w:color="auto" w:fill="1F1F1F"/>
        <w:autoSpaceDE/>
        <w:autoSpaceDN/>
        <w:spacing w:line="285" w:lineRule="atLeast"/>
        <w:rPr>
          <w:ins w:id="334" w:author="Harshita" w:date="2024-09-30T12:17:00Z"/>
          <w:color w:val="CCCCCC"/>
          <w:sz w:val="24"/>
          <w:szCs w:val="24"/>
          <w:lang w:val="en-IN" w:eastAsia="en-IN" w:bidi="hi-IN"/>
        </w:rPr>
      </w:pPr>
    </w:p>
    <w:p w14:paraId="23204FCA" w14:textId="77777777" w:rsidR="000359C3" w:rsidRPr="00FC35A7" w:rsidRDefault="000359C3" w:rsidP="000359C3">
      <w:pPr>
        <w:widowControl/>
        <w:shd w:val="clear" w:color="auto" w:fill="1F1F1F"/>
        <w:autoSpaceDE/>
        <w:autoSpaceDN/>
        <w:spacing w:line="285" w:lineRule="atLeast"/>
        <w:rPr>
          <w:ins w:id="335" w:author="Harshita" w:date="2024-09-30T12:17:00Z"/>
          <w:color w:val="CCCCCC"/>
          <w:sz w:val="24"/>
          <w:szCs w:val="24"/>
          <w:lang w:val="en-IN" w:eastAsia="en-IN" w:bidi="hi-IN"/>
        </w:rPr>
      </w:pPr>
      <w:ins w:id="336" w:author="Harshita" w:date="2024-09-30T12:17:00Z">
        <w:r w:rsidRPr="00FC35A7">
          <w:rPr>
            <w:color w:val="D7BA7D"/>
            <w:sz w:val="24"/>
            <w:szCs w:val="24"/>
            <w:lang w:val="en-IN" w:eastAsia="en-IN" w:bidi="hi-IN"/>
          </w:rPr>
          <w:t>.home</w:t>
        </w:r>
        <w:r w:rsidRPr="00FC35A7">
          <w:rPr>
            <w:color w:val="CCCCCC"/>
            <w:sz w:val="24"/>
            <w:szCs w:val="24"/>
            <w:lang w:val="en-IN" w:eastAsia="en-IN" w:bidi="hi-IN"/>
          </w:rPr>
          <w:t xml:space="preserve"> </w:t>
        </w:r>
        <w:r w:rsidRPr="00FC35A7">
          <w:rPr>
            <w:color w:val="D7BA7D"/>
            <w:sz w:val="24"/>
            <w:szCs w:val="24"/>
            <w:lang w:val="en-IN" w:eastAsia="en-IN" w:bidi="hi-IN"/>
          </w:rPr>
          <w:t>.</w:t>
        </w:r>
        <w:proofErr w:type="spellStart"/>
        <w:r w:rsidRPr="00FC35A7">
          <w:rPr>
            <w:color w:val="D7BA7D"/>
            <w:sz w:val="24"/>
            <w:szCs w:val="24"/>
            <w:lang w:val="en-IN" w:eastAsia="en-IN" w:bidi="hi-IN"/>
          </w:rPr>
          <w:t>btn</w:t>
        </w:r>
        <w:proofErr w:type="gramStart"/>
        <w:r w:rsidRPr="00FC35A7">
          <w:rPr>
            <w:color w:val="D7BA7D"/>
            <w:sz w:val="24"/>
            <w:szCs w:val="24"/>
            <w:lang w:val="en-IN" w:eastAsia="en-IN" w:bidi="hi-IN"/>
          </w:rPr>
          <w:t>:hover</w:t>
        </w:r>
        <w:proofErr w:type="spellEnd"/>
        <w:proofErr w:type="gramEnd"/>
        <w:r w:rsidRPr="00FC35A7">
          <w:rPr>
            <w:color w:val="CCCCCC"/>
            <w:sz w:val="24"/>
            <w:szCs w:val="24"/>
            <w:lang w:val="en-IN" w:eastAsia="en-IN" w:bidi="hi-IN"/>
          </w:rPr>
          <w:t xml:space="preserve"> {</w:t>
        </w:r>
      </w:ins>
    </w:p>
    <w:p w14:paraId="29A1CF74" w14:textId="77777777" w:rsidR="000359C3" w:rsidRPr="00FC35A7" w:rsidRDefault="000359C3" w:rsidP="000359C3">
      <w:pPr>
        <w:widowControl/>
        <w:shd w:val="clear" w:color="auto" w:fill="1F1F1F"/>
        <w:autoSpaceDE/>
        <w:autoSpaceDN/>
        <w:spacing w:line="285" w:lineRule="atLeast"/>
        <w:rPr>
          <w:ins w:id="337" w:author="Harshita" w:date="2024-09-30T12:17:00Z"/>
          <w:color w:val="CCCCCC"/>
          <w:sz w:val="24"/>
          <w:szCs w:val="24"/>
          <w:lang w:val="en-IN" w:eastAsia="en-IN" w:bidi="hi-IN"/>
        </w:rPr>
      </w:pPr>
      <w:ins w:id="33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#ff3b3f</w:t>
        </w:r>
        <w:r w:rsidRPr="00FC35A7">
          <w:rPr>
            <w:color w:val="CCCCCC"/>
            <w:sz w:val="24"/>
            <w:szCs w:val="24"/>
            <w:lang w:val="en-IN" w:eastAsia="en-IN" w:bidi="hi-IN"/>
          </w:rPr>
          <w:t>;</w:t>
        </w:r>
      </w:ins>
    </w:p>
    <w:p w14:paraId="3FA04B2A" w14:textId="77777777" w:rsidR="000359C3" w:rsidRPr="00FC35A7" w:rsidRDefault="000359C3" w:rsidP="000359C3">
      <w:pPr>
        <w:widowControl/>
        <w:shd w:val="clear" w:color="auto" w:fill="1F1F1F"/>
        <w:autoSpaceDE/>
        <w:autoSpaceDN/>
        <w:spacing w:line="285" w:lineRule="atLeast"/>
        <w:rPr>
          <w:ins w:id="339" w:author="Harshita" w:date="2024-09-30T12:17:00Z"/>
          <w:color w:val="CCCCCC"/>
          <w:sz w:val="24"/>
          <w:szCs w:val="24"/>
          <w:lang w:val="en-IN" w:eastAsia="en-IN" w:bidi="hi-IN"/>
        </w:rPr>
      </w:pPr>
      <w:ins w:id="340" w:author="Harshita" w:date="2024-09-30T12:17:00Z">
        <w:r w:rsidRPr="00FC35A7">
          <w:rPr>
            <w:color w:val="CCCCCC"/>
            <w:sz w:val="24"/>
            <w:szCs w:val="24"/>
            <w:lang w:val="en-IN" w:eastAsia="en-IN" w:bidi="hi-IN"/>
          </w:rPr>
          <w:t>}</w:t>
        </w:r>
      </w:ins>
    </w:p>
    <w:p w14:paraId="037062AD" w14:textId="77777777" w:rsidR="000359C3" w:rsidRPr="00FC35A7" w:rsidRDefault="000359C3" w:rsidP="000359C3">
      <w:pPr>
        <w:widowControl/>
        <w:shd w:val="clear" w:color="auto" w:fill="1F1F1F"/>
        <w:autoSpaceDE/>
        <w:autoSpaceDN/>
        <w:spacing w:line="285" w:lineRule="atLeast"/>
        <w:rPr>
          <w:ins w:id="341" w:author="Harshita" w:date="2024-09-30T12:17:00Z"/>
          <w:color w:val="CCCCCC"/>
          <w:sz w:val="24"/>
          <w:szCs w:val="24"/>
          <w:lang w:val="en-IN" w:eastAsia="en-IN" w:bidi="hi-IN"/>
        </w:rPr>
      </w:pPr>
    </w:p>
    <w:p w14:paraId="09864737" w14:textId="77777777" w:rsidR="000359C3" w:rsidRPr="00FC35A7" w:rsidRDefault="000359C3" w:rsidP="000359C3">
      <w:pPr>
        <w:widowControl/>
        <w:shd w:val="clear" w:color="auto" w:fill="1F1F1F"/>
        <w:autoSpaceDE/>
        <w:autoSpaceDN/>
        <w:spacing w:line="285" w:lineRule="atLeast"/>
        <w:rPr>
          <w:ins w:id="342" w:author="Harshita" w:date="2024-09-30T12:17:00Z"/>
          <w:color w:val="CCCCCC"/>
          <w:sz w:val="24"/>
          <w:szCs w:val="24"/>
          <w:lang w:val="en-IN" w:eastAsia="en-IN" w:bidi="hi-IN"/>
        </w:rPr>
      </w:pPr>
      <w:ins w:id="343" w:author="Harshita" w:date="2024-09-30T12:17:00Z">
        <w:r w:rsidRPr="00FC35A7">
          <w:rPr>
            <w:color w:val="D7BA7D"/>
            <w:sz w:val="24"/>
            <w:szCs w:val="24"/>
            <w:lang w:val="en-IN" w:eastAsia="en-IN" w:bidi="hi-IN"/>
          </w:rPr>
          <w:t>.home</w:t>
        </w:r>
        <w:r w:rsidRPr="00FC35A7">
          <w:rPr>
            <w:color w:val="CCCCCC"/>
            <w:sz w:val="24"/>
            <w:szCs w:val="24"/>
            <w:lang w:val="en-IN" w:eastAsia="en-IN" w:bidi="hi-IN"/>
          </w:rPr>
          <w:t xml:space="preserve"> </w:t>
        </w:r>
        <w:r w:rsidRPr="00FC35A7">
          <w:rPr>
            <w:color w:val="D7BA7D"/>
            <w:sz w:val="24"/>
            <w:szCs w:val="24"/>
            <w:lang w:val="en-IN" w:eastAsia="en-IN" w:bidi="hi-IN"/>
          </w:rPr>
          <w:t>.image</w:t>
        </w:r>
        <w:r w:rsidRPr="00FC35A7">
          <w:rPr>
            <w:color w:val="CCCCCC"/>
            <w:sz w:val="24"/>
            <w:szCs w:val="24"/>
            <w:lang w:val="en-IN" w:eastAsia="en-IN" w:bidi="hi-IN"/>
          </w:rPr>
          <w:t xml:space="preserve"> </w:t>
        </w:r>
        <w:proofErr w:type="spellStart"/>
        <w:r w:rsidRPr="00FC35A7">
          <w:rPr>
            <w:color w:val="D7BA7D"/>
            <w:sz w:val="24"/>
            <w:szCs w:val="24"/>
            <w:lang w:val="en-IN" w:eastAsia="en-IN" w:bidi="hi-IN"/>
          </w:rPr>
          <w:t>img</w:t>
        </w:r>
        <w:proofErr w:type="spellEnd"/>
        <w:r w:rsidRPr="00FC35A7">
          <w:rPr>
            <w:color w:val="CCCCCC"/>
            <w:sz w:val="24"/>
            <w:szCs w:val="24"/>
            <w:lang w:val="en-IN" w:eastAsia="en-IN" w:bidi="hi-IN"/>
          </w:rPr>
          <w:t xml:space="preserve"> {</w:t>
        </w:r>
      </w:ins>
    </w:p>
    <w:p w14:paraId="7F66BD94" w14:textId="77777777" w:rsidR="000359C3" w:rsidRPr="00FC35A7" w:rsidRDefault="000359C3" w:rsidP="000359C3">
      <w:pPr>
        <w:widowControl/>
        <w:shd w:val="clear" w:color="auto" w:fill="1F1F1F"/>
        <w:autoSpaceDE/>
        <w:autoSpaceDN/>
        <w:spacing w:line="285" w:lineRule="atLeast"/>
        <w:rPr>
          <w:ins w:id="344" w:author="Harshita" w:date="2024-09-30T12:17:00Z"/>
          <w:color w:val="CCCCCC"/>
          <w:sz w:val="24"/>
          <w:szCs w:val="24"/>
          <w:lang w:val="en-IN" w:eastAsia="en-IN" w:bidi="hi-IN"/>
        </w:rPr>
      </w:pPr>
      <w:ins w:id="34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500px</w:t>
        </w:r>
        <w:r w:rsidRPr="00FC35A7">
          <w:rPr>
            <w:color w:val="CCCCCC"/>
            <w:sz w:val="24"/>
            <w:szCs w:val="24"/>
            <w:lang w:val="en-IN" w:eastAsia="en-IN" w:bidi="hi-IN"/>
          </w:rPr>
          <w:t>;</w:t>
        </w:r>
      </w:ins>
    </w:p>
    <w:p w14:paraId="2383C43D" w14:textId="77777777" w:rsidR="000359C3" w:rsidRPr="00FC35A7" w:rsidRDefault="000359C3" w:rsidP="000359C3">
      <w:pPr>
        <w:widowControl/>
        <w:shd w:val="clear" w:color="auto" w:fill="1F1F1F"/>
        <w:autoSpaceDE/>
        <w:autoSpaceDN/>
        <w:spacing w:line="285" w:lineRule="atLeast"/>
        <w:rPr>
          <w:ins w:id="346" w:author="Harshita" w:date="2024-09-30T12:17:00Z"/>
          <w:color w:val="CCCCCC"/>
          <w:sz w:val="24"/>
          <w:szCs w:val="24"/>
          <w:lang w:val="en-IN" w:eastAsia="en-IN" w:bidi="hi-IN"/>
        </w:rPr>
      </w:pPr>
      <w:ins w:id="34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110C1A2D" w14:textId="77777777" w:rsidR="000359C3" w:rsidRPr="00FC35A7" w:rsidRDefault="000359C3" w:rsidP="000359C3">
      <w:pPr>
        <w:widowControl/>
        <w:shd w:val="clear" w:color="auto" w:fill="1F1F1F"/>
        <w:autoSpaceDE/>
        <w:autoSpaceDN/>
        <w:spacing w:line="285" w:lineRule="atLeast"/>
        <w:rPr>
          <w:ins w:id="348" w:author="Harshita" w:date="2024-09-30T12:17:00Z"/>
          <w:color w:val="CCCCCC"/>
          <w:sz w:val="24"/>
          <w:szCs w:val="24"/>
          <w:lang w:val="en-IN" w:eastAsia="en-IN" w:bidi="hi-IN"/>
        </w:rPr>
      </w:pPr>
      <w:ins w:id="34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box-shadow</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4px</w:t>
        </w:r>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 xml:space="preserve"> </w:t>
        </w:r>
        <w:proofErr w:type="spellStart"/>
        <w:r w:rsidRPr="00FC35A7">
          <w:rPr>
            <w:color w:val="DCDCAA"/>
            <w:sz w:val="24"/>
            <w:szCs w:val="24"/>
            <w:lang w:val="en-IN" w:eastAsia="en-IN" w:bidi="hi-IN"/>
          </w:rPr>
          <w:t>rgba</w:t>
        </w:r>
        <w:proofErr w:type="spellEnd"/>
        <w:r w:rsidRPr="00FC35A7">
          <w:rPr>
            <w:color w:val="CCCCCC"/>
            <w:sz w:val="24"/>
            <w:szCs w:val="24"/>
            <w:lang w:val="en-IN" w:eastAsia="en-IN" w:bidi="hi-IN"/>
          </w:rPr>
          <w:t>(</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0.1</w:t>
        </w:r>
        <w:r w:rsidRPr="00FC35A7">
          <w:rPr>
            <w:color w:val="CCCCCC"/>
            <w:sz w:val="24"/>
            <w:szCs w:val="24"/>
            <w:lang w:val="en-IN" w:eastAsia="en-IN" w:bidi="hi-IN"/>
          </w:rPr>
          <w:t>);</w:t>
        </w:r>
      </w:ins>
    </w:p>
    <w:p w14:paraId="1854E4CD" w14:textId="77777777" w:rsidR="000359C3" w:rsidRPr="00FC35A7" w:rsidRDefault="000359C3" w:rsidP="000359C3">
      <w:pPr>
        <w:widowControl/>
        <w:shd w:val="clear" w:color="auto" w:fill="1F1F1F"/>
        <w:autoSpaceDE/>
        <w:autoSpaceDN/>
        <w:spacing w:line="285" w:lineRule="atLeast"/>
        <w:rPr>
          <w:ins w:id="350" w:author="Harshita" w:date="2024-09-30T12:17:00Z"/>
          <w:color w:val="CCCCCC"/>
          <w:sz w:val="24"/>
          <w:szCs w:val="24"/>
          <w:lang w:val="en-IN" w:eastAsia="en-IN" w:bidi="hi-IN"/>
        </w:rPr>
      </w:pPr>
      <w:ins w:id="351" w:author="Harshita" w:date="2024-09-30T12:17:00Z">
        <w:r w:rsidRPr="00FC35A7">
          <w:rPr>
            <w:color w:val="CCCCCC"/>
            <w:sz w:val="24"/>
            <w:szCs w:val="24"/>
            <w:lang w:val="en-IN" w:eastAsia="en-IN" w:bidi="hi-IN"/>
          </w:rPr>
          <w:t>}</w:t>
        </w:r>
      </w:ins>
    </w:p>
    <w:p w14:paraId="0BDA45A5" w14:textId="77777777" w:rsidR="000359C3" w:rsidRPr="00FC35A7" w:rsidRDefault="000359C3" w:rsidP="000359C3">
      <w:pPr>
        <w:widowControl/>
        <w:shd w:val="clear" w:color="auto" w:fill="1F1F1F"/>
        <w:autoSpaceDE/>
        <w:autoSpaceDN/>
        <w:spacing w:line="285" w:lineRule="atLeast"/>
        <w:rPr>
          <w:ins w:id="352" w:author="Harshita" w:date="2024-09-30T12:17:00Z"/>
          <w:color w:val="CCCCCC"/>
          <w:sz w:val="24"/>
          <w:szCs w:val="24"/>
          <w:lang w:val="en-IN" w:eastAsia="en-IN" w:bidi="hi-IN"/>
        </w:rPr>
      </w:pPr>
    </w:p>
    <w:p w14:paraId="4FAE951F" w14:textId="77777777" w:rsidR="000359C3" w:rsidRPr="00FC35A7" w:rsidRDefault="000359C3" w:rsidP="000359C3">
      <w:pPr>
        <w:widowControl/>
        <w:shd w:val="clear" w:color="auto" w:fill="1F1F1F"/>
        <w:autoSpaceDE/>
        <w:autoSpaceDN/>
        <w:spacing w:line="285" w:lineRule="atLeast"/>
        <w:rPr>
          <w:ins w:id="353" w:author="Harshita" w:date="2024-09-30T12:17:00Z"/>
          <w:color w:val="CCCCCC"/>
          <w:sz w:val="24"/>
          <w:szCs w:val="24"/>
          <w:lang w:val="en-IN" w:eastAsia="en-IN" w:bidi="hi-IN"/>
        </w:rPr>
      </w:pPr>
      <w:ins w:id="354" w:author="Harshita" w:date="2024-09-30T12:17:00Z">
        <w:r w:rsidRPr="00FC35A7">
          <w:rPr>
            <w:color w:val="6A9955"/>
            <w:sz w:val="24"/>
            <w:szCs w:val="24"/>
            <w:lang w:val="en-IN" w:eastAsia="en-IN" w:bidi="hi-IN"/>
          </w:rPr>
          <w:lastRenderedPageBreak/>
          <w:t>/* Icon Section */</w:t>
        </w:r>
      </w:ins>
    </w:p>
    <w:p w14:paraId="779B995B" w14:textId="77777777" w:rsidR="000359C3" w:rsidRPr="00FC35A7" w:rsidRDefault="000359C3" w:rsidP="000359C3">
      <w:pPr>
        <w:widowControl/>
        <w:shd w:val="clear" w:color="auto" w:fill="1F1F1F"/>
        <w:autoSpaceDE/>
        <w:autoSpaceDN/>
        <w:spacing w:line="285" w:lineRule="atLeast"/>
        <w:rPr>
          <w:ins w:id="355" w:author="Harshita" w:date="2024-09-30T12:17:00Z"/>
          <w:color w:val="CCCCCC"/>
          <w:sz w:val="24"/>
          <w:szCs w:val="24"/>
          <w:lang w:val="en-IN" w:eastAsia="en-IN" w:bidi="hi-IN"/>
        </w:rPr>
      </w:pPr>
      <w:ins w:id="356" w:author="Harshita" w:date="2024-09-30T12:17:00Z">
        <w:r w:rsidRPr="00FC35A7">
          <w:rPr>
            <w:color w:val="D7BA7D"/>
            <w:sz w:val="24"/>
            <w:szCs w:val="24"/>
            <w:lang w:val="en-IN" w:eastAsia="en-IN" w:bidi="hi-IN"/>
          </w:rPr>
          <w:t>.icon-container</w:t>
        </w:r>
        <w:r w:rsidRPr="00FC35A7">
          <w:rPr>
            <w:color w:val="CCCCCC"/>
            <w:sz w:val="24"/>
            <w:szCs w:val="24"/>
            <w:lang w:val="en-IN" w:eastAsia="en-IN" w:bidi="hi-IN"/>
          </w:rPr>
          <w:t xml:space="preserve"> {</w:t>
        </w:r>
      </w:ins>
    </w:p>
    <w:p w14:paraId="275722C2" w14:textId="77777777" w:rsidR="000359C3" w:rsidRPr="00FC35A7" w:rsidRDefault="000359C3" w:rsidP="000359C3">
      <w:pPr>
        <w:widowControl/>
        <w:shd w:val="clear" w:color="auto" w:fill="1F1F1F"/>
        <w:autoSpaceDE/>
        <w:autoSpaceDN/>
        <w:spacing w:line="285" w:lineRule="atLeast"/>
        <w:rPr>
          <w:ins w:id="357" w:author="Harshita" w:date="2024-09-30T12:17:00Z"/>
          <w:color w:val="CCCCCC"/>
          <w:sz w:val="24"/>
          <w:szCs w:val="24"/>
          <w:lang w:val="en-IN" w:eastAsia="en-IN" w:bidi="hi-IN"/>
        </w:rPr>
      </w:pPr>
      <w:ins w:id="35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display</w:t>
        </w:r>
        <w:proofErr w:type="gramEnd"/>
        <w:r w:rsidRPr="00FC35A7">
          <w:rPr>
            <w:color w:val="CCCCCC"/>
            <w:sz w:val="24"/>
            <w:szCs w:val="24"/>
            <w:lang w:val="en-IN" w:eastAsia="en-IN" w:bidi="hi-IN"/>
          </w:rPr>
          <w:t xml:space="preserve">: </w:t>
        </w:r>
        <w:r w:rsidRPr="00FC35A7">
          <w:rPr>
            <w:color w:val="CE9178"/>
            <w:sz w:val="24"/>
            <w:szCs w:val="24"/>
            <w:lang w:val="en-IN" w:eastAsia="en-IN" w:bidi="hi-IN"/>
          </w:rPr>
          <w:t>flex</w:t>
        </w:r>
        <w:r w:rsidRPr="00FC35A7">
          <w:rPr>
            <w:color w:val="CCCCCC"/>
            <w:sz w:val="24"/>
            <w:szCs w:val="24"/>
            <w:lang w:val="en-IN" w:eastAsia="en-IN" w:bidi="hi-IN"/>
          </w:rPr>
          <w:t>;</w:t>
        </w:r>
      </w:ins>
    </w:p>
    <w:p w14:paraId="54DD3921" w14:textId="77777777" w:rsidR="000359C3" w:rsidRPr="00FC35A7" w:rsidRDefault="000359C3" w:rsidP="000359C3">
      <w:pPr>
        <w:widowControl/>
        <w:shd w:val="clear" w:color="auto" w:fill="1F1F1F"/>
        <w:autoSpaceDE/>
        <w:autoSpaceDN/>
        <w:spacing w:line="285" w:lineRule="atLeast"/>
        <w:rPr>
          <w:ins w:id="359" w:author="Harshita" w:date="2024-09-30T12:17:00Z"/>
          <w:color w:val="CCCCCC"/>
          <w:sz w:val="24"/>
          <w:szCs w:val="24"/>
          <w:lang w:val="en-IN" w:eastAsia="en-IN" w:bidi="hi-IN"/>
        </w:rPr>
      </w:pPr>
      <w:ins w:id="36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justify-content</w:t>
        </w:r>
        <w:proofErr w:type="gramEnd"/>
        <w:r w:rsidRPr="00FC35A7">
          <w:rPr>
            <w:color w:val="CCCCCC"/>
            <w:sz w:val="24"/>
            <w:szCs w:val="24"/>
            <w:lang w:val="en-IN" w:eastAsia="en-IN" w:bidi="hi-IN"/>
          </w:rPr>
          <w:t xml:space="preserve">: </w:t>
        </w:r>
        <w:r w:rsidRPr="00FC35A7">
          <w:rPr>
            <w:color w:val="CE9178"/>
            <w:sz w:val="24"/>
            <w:szCs w:val="24"/>
            <w:lang w:val="en-IN" w:eastAsia="en-IN" w:bidi="hi-IN"/>
          </w:rPr>
          <w:t>space-around</w:t>
        </w:r>
        <w:r w:rsidRPr="00FC35A7">
          <w:rPr>
            <w:color w:val="CCCCCC"/>
            <w:sz w:val="24"/>
            <w:szCs w:val="24"/>
            <w:lang w:val="en-IN" w:eastAsia="en-IN" w:bidi="hi-IN"/>
          </w:rPr>
          <w:t>;</w:t>
        </w:r>
      </w:ins>
    </w:p>
    <w:p w14:paraId="45E579DC" w14:textId="77777777" w:rsidR="000359C3" w:rsidRPr="00FC35A7" w:rsidRDefault="000359C3" w:rsidP="000359C3">
      <w:pPr>
        <w:widowControl/>
        <w:shd w:val="clear" w:color="auto" w:fill="1F1F1F"/>
        <w:autoSpaceDE/>
        <w:autoSpaceDN/>
        <w:spacing w:line="285" w:lineRule="atLeast"/>
        <w:rPr>
          <w:ins w:id="361" w:author="Harshita" w:date="2024-09-30T12:17:00Z"/>
          <w:color w:val="CCCCCC"/>
          <w:sz w:val="24"/>
          <w:szCs w:val="24"/>
          <w:lang w:val="en-IN" w:eastAsia="en-IN" w:bidi="hi-IN"/>
        </w:rPr>
      </w:pPr>
      <w:ins w:id="36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align-items</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0F80C2B8" w14:textId="77777777" w:rsidR="000359C3" w:rsidRPr="00FC35A7" w:rsidRDefault="000359C3" w:rsidP="000359C3">
      <w:pPr>
        <w:widowControl/>
        <w:shd w:val="clear" w:color="auto" w:fill="1F1F1F"/>
        <w:autoSpaceDE/>
        <w:autoSpaceDN/>
        <w:spacing w:line="285" w:lineRule="atLeast"/>
        <w:rPr>
          <w:ins w:id="363" w:author="Harshita" w:date="2024-09-30T12:17:00Z"/>
          <w:color w:val="CCCCCC"/>
          <w:sz w:val="24"/>
          <w:szCs w:val="24"/>
          <w:lang w:val="en-IN" w:eastAsia="en-IN" w:bidi="hi-IN"/>
        </w:rPr>
      </w:pPr>
      <w:ins w:id="36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#333333</w:t>
        </w:r>
        <w:r w:rsidRPr="00FC35A7">
          <w:rPr>
            <w:color w:val="CCCCCC"/>
            <w:sz w:val="24"/>
            <w:szCs w:val="24"/>
            <w:lang w:val="en-IN" w:eastAsia="en-IN" w:bidi="hi-IN"/>
          </w:rPr>
          <w:t>;</w:t>
        </w:r>
      </w:ins>
    </w:p>
    <w:p w14:paraId="59BABF7E" w14:textId="77777777" w:rsidR="000359C3" w:rsidRPr="00FC35A7" w:rsidRDefault="000359C3" w:rsidP="000359C3">
      <w:pPr>
        <w:widowControl/>
        <w:shd w:val="clear" w:color="auto" w:fill="1F1F1F"/>
        <w:autoSpaceDE/>
        <w:autoSpaceDN/>
        <w:spacing w:line="285" w:lineRule="atLeast"/>
        <w:rPr>
          <w:ins w:id="365" w:author="Harshita" w:date="2024-09-30T12:17:00Z"/>
          <w:color w:val="CCCCCC"/>
          <w:sz w:val="24"/>
          <w:szCs w:val="24"/>
          <w:lang w:val="en-IN" w:eastAsia="en-IN" w:bidi="hi-IN"/>
        </w:rPr>
      </w:pPr>
      <w:ins w:id="36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30px</w:t>
        </w:r>
        <w:r w:rsidRPr="00FC35A7">
          <w:rPr>
            <w:color w:val="CCCCCC"/>
            <w:sz w:val="24"/>
            <w:szCs w:val="24"/>
            <w:lang w:val="en-IN" w:eastAsia="en-IN" w:bidi="hi-IN"/>
          </w:rPr>
          <w:t xml:space="preserve"> </w:t>
        </w:r>
        <w:r w:rsidRPr="00FC35A7">
          <w:rPr>
            <w:color w:val="B5CEA8"/>
            <w:sz w:val="24"/>
            <w:szCs w:val="24"/>
            <w:lang w:val="en-IN" w:eastAsia="en-IN" w:bidi="hi-IN"/>
          </w:rPr>
          <w:t>0px</w:t>
        </w:r>
        <w:r w:rsidRPr="00FC35A7">
          <w:rPr>
            <w:color w:val="CCCCCC"/>
            <w:sz w:val="24"/>
            <w:szCs w:val="24"/>
            <w:lang w:val="en-IN" w:eastAsia="en-IN" w:bidi="hi-IN"/>
          </w:rPr>
          <w:t>;</w:t>
        </w:r>
      </w:ins>
    </w:p>
    <w:p w14:paraId="6C513CE2" w14:textId="77777777" w:rsidR="000359C3" w:rsidRPr="00FC35A7" w:rsidRDefault="000359C3" w:rsidP="000359C3">
      <w:pPr>
        <w:widowControl/>
        <w:shd w:val="clear" w:color="auto" w:fill="1F1F1F"/>
        <w:autoSpaceDE/>
        <w:autoSpaceDN/>
        <w:spacing w:line="285" w:lineRule="atLeast"/>
        <w:rPr>
          <w:ins w:id="367" w:author="Harshita" w:date="2024-09-30T12:17:00Z"/>
          <w:color w:val="CCCCCC"/>
          <w:sz w:val="24"/>
          <w:szCs w:val="24"/>
          <w:lang w:val="en-IN" w:eastAsia="en-IN" w:bidi="hi-IN"/>
        </w:rPr>
      </w:pPr>
      <w:ins w:id="368"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03998A77" w14:textId="77777777" w:rsidR="000359C3" w:rsidRPr="00FC35A7" w:rsidRDefault="000359C3" w:rsidP="000359C3">
      <w:pPr>
        <w:widowControl/>
        <w:shd w:val="clear" w:color="auto" w:fill="1F1F1F"/>
        <w:autoSpaceDE/>
        <w:autoSpaceDN/>
        <w:spacing w:line="285" w:lineRule="atLeast"/>
        <w:rPr>
          <w:ins w:id="369" w:author="Harshita" w:date="2024-09-30T12:17:00Z"/>
          <w:color w:val="CCCCCC"/>
          <w:sz w:val="24"/>
          <w:szCs w:val="24"/>
          <w:lang w:val="en-IN" w:eastAsia="en-IN" w:bidi="hi-IN"/>
        </w:rPr>
      </w:pPr>
      <w:ins w:id="370" w:author="Harshita" w:date="2024-09-30T12:17:00Z">
        <w:r w:rsidRPr="00FC35A7">
          <w:rPr>
            <w:color w:val="CCCCCC"/>
            <w:sz w:val="24"/>
            <w:szCs w:val="24"/>
            <w:lang w:val="en-IN" w:eastAsia="en-IN" w:bidi="hi-IN"/>
          </w:rPr>
          <w:t>}</w:t>
        </w:r>
      </w:ins>
    </w:p>
    <w:p w14:paraId="34619B1F" w14:textId="77777777" w:rsidR="000359C3" w:rsidRPr="00FC35A7" w:rsidRDefault="000359C3" w:rsidP="000359C3">
      <w:pPr>
        <w:widowControl/>
        <w:shd w:val="clear" w:color="auto" w:fill="1F1F1F"/>
        <w:autoSpaceDE/>
        <w:autoSpaceDN/>
        <w:spacing w:after="240" w:line="285" w:lineRule="atLeast"/>
        <w:rPr>
          <w:ins w:id="371" w:author="Harshita" w:date="2024-09-30T12:17:00Z"/>
          <w:color w:val="CCCCCC"/>
          <w:sz w:val="24"/>
          <w:szCs w:val="24"/>
          <w:lang w:val="en-IN" w:eastAsia="en-IN" w:bidi="hi-IN"/>
        </w:rPr>
      </w:pPr>
    </w:p>
    <w:p w14:paraId="1F88CE54" w14:textId="77777777" w:rsidR="000359C3" w:rsidRPr="00FC35A7" w:rsidRDefault="000359C3" w:rsidP="000359C3">
      <w:pPr>
        <w:widowControl/>
        <w:shd w:val="clear" w:color="auto" w:fill="1F1F1F"/>
        <w:autoSpaceDE/>
        <w:autoSpaceDN/>
        <w:spacing w:line="285" w:lineRule="atLeast"/>
        <w:rPr>
          <w:ins w:id="372" w:author="Harshita" w:date="2024-09-30T12:17:00Z"/>
          <w:color w:val="CCCCCC"/>
          <w:sz w:val="24"/>
          <w:szCs w:val="24"/>
          <w:lang w:val="en-IN" w:eastAsia="en-IN" w:bidi="hi-IN"/>
        </w:rPr>
      </w:pPr>
      <w:ins w:id="373" w:author="Harshita" w:date="2024-09-30T12:17:00Z">
        <w:r w:rsidRPr="00FC35A7">
          <w:rPr>
            <w:color w:val="D7BA7D"/>
            <w:sz w:val="24"/>
            <w:szCs w:val="24"/>
            <w:lang w:val="en-IN" w:eastAsia="en-IN" w:bidi="hi-IN"/>
          </w:rPr>
          <w:t>.icon-container</w:t>
        </w:r>
        <w:r w:rsidRPr="00FC35A7">
          <w:rPr>
            <w:color w:val="CCCCCC"/>
            <w:sz w:val="24"/>
            <w:szCs w:val="24"/>
            <w:lang w:val="en-IN" w:eastAsia="en-IN" w:bidi="hi-IN"/>
          </w:rPr>
          <w:t xml:space="preserve"> </w:t>
        </w:r>
        <w:proofErr w:type="spellStart"/>
        <w:r w:rsidRPr="00FC35A7">
          <w:rPr>
            <w:color w:val="D7BA7D"/>
            <w:sz w:val="24"/>
            <w:szCs w:val="24"/>
            <w:lang w:val="en-IN" w:eastAsia="en-IN" w:bidi="hi-IN"/>
          </w:rPr>
          <w:t>i</w:t>
        </w:r>
        <w:proofErr w:type="spellEnd"/>
        <w:r w:rsidRPr="00FC35A7">
          <w:rPr>
            <w:color w:val="CCCCCC"/>
            <w:sz w:val="24"/>
            <w:szCs w:val="24"/>
            <w:lang w:val="en-IN" w:eastAsia="en-IN" w:bidi="hi-IN"/>
          </w:rPr>
          <w:t xml:space="preserve"> {</w:t>
        </w:r>
      </w:ins>
    </w:p>
    <w:p w14:paraId="5E602CBA" w14:textId="77777777" w:rsidR="000359C3" w:rsidRPr="00FC35A7" w:rsidRDefault="000359C3" w:rsidP="000359C3">
      <w:pPr>
        <w:widowControl/>
        <w:shd w:val="clear" w:color="auto" w:fill="1F1F1F"/>
        <w:autoSpaceDE/>
        <w:autoSpaceDN/>
        <w:spacing w:line="285" w:lineRule="atLeast"/>
        <w:rPr>
          <w:ins w:id="374" w:author="Harshita" w:date="2024-09-30T12:17:00Z"/>
          <w:color w:val="CCCCCC"/>
          <w:sz w:val="24"/>
          <w:szCs w:val="24"/>
          <w:lang w:val="en-IN" w:eastAsia="en-IN" w:bidi="hi-IN"/>
        </w:rPr>
      </w:pPr>
      <w:ins w:id="37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w:t>
        </w:r>
        <w:proofErr w:type="gramEnd"/>
        <w:r w:rsidRPr="00FC35A7">
          <w:rPr>
            <w:color w:val="9CDCFE"/>
            <w:sz w:val="24"/>
            <w:szCs w:val="24"/>
            <w:lang w:val="en-IN" w:eastAsia="en-IN" w:bidi="hi-IN"/>
          </w:rPr>
          <w:t>align</w:t>
        </w:r>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2AA0CEF6" w14:textId="77777777" w:rsidR="000359C3" w:rsidRPr="00FC35A7" w:rsidRDefault="000359C3" w:rsidP="000359C3">
      <w:pPr>
        <w:widowControl/>
        <w:shd w:val="clear" w:color="auto" w:fill="1F1F1F"/>
        <w:autoSpaceDE/>
        <w:autoSpaceDN/>
        <w:spacing w:line="285" w:lineRule="atLeast"/>
        <w:rPr>
          <w:ins w:id="376" w:author="Harshita" w:date="2024-09-30T12:17:00Z"/>
          <w:color w:val="CCCCCC"/>
          <w:sz w:val="24"/>
          <w:szCs w:val="24"/>
          <w:lang w:val="en-IN" w:eastAsia="en-IN" w:bidi="hi-IN"/>
        </w:rPr>
      </w:pPr>
      <w:ins w:id="37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36px</w:t>
        </w:r>
        <w:r w:rsidRPr="00FC35A7">
          <w:rPr>
            <w:color w:val="CCCCCC"/>
            <w:sz w:val="24"/>
            <w:szCs w:val="24"/>
            <w:lang w:val="en-IN" w:eastAsia="en-IN" w:bidi="hi-IN"/>
          </w:rPr>
          <w:t>;</w:t>
        </w:r>
      </w:ins>
    </w:p>
    <w:p w14:paraId="763082B7" w14:textId="77777777" w:rsidR="000359C3" w:rsidRPr="00FC35A7" w:rsidRDefault="000359C3" w:rsidP="000359C3">
      <w:pPr>
        <w:widowControl/>
        <w:shd w:val="clear" w:color="auto" w:fill="1F1F1F"/>
        <w:autoSpaceDE/>
        <w:autoSpaceDN/>
        <w:spacing w:line="285" w:lineRule="atLeast"/>
        <w:rPr>
          <w:ins w:id="378" w:author="Harshita" w:date="2024-09-30T12:17:00Z"/>
          <w:color w:val="CCCCCC"/>
          <w:sz w:val="24"/>
          <w:szCs w:val="24"/>
          <w:lang w:val="en-IN" w:eastAsia="en-IN" w:bidi="hi-IN"/>
        </w:rPr>
      </w:pPr>
      <w:ins w:id="379"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3E138E08" w14:textId="77777777" w:rsidR="000359C3" w:rsidRPr="00FC35A7" w:rsidRDefault="000359C3" w:rsidP="000359C3">
      <w:pPr>
        <w:widowControl/>
        <w:shd w:val="clear" w:color="auto" w:fill="1F1F1F"/>
        <w:autoSpaceDE/>
        <w:autoSpaceDN/>
        <w:spacing w:line="285" w:lineRule="atLeast"/>
        <w:rPr>
          <w:ins w:id="380" w:author="Harshita" w:date="2024-09-30T12:17:00Z"/>
          <w:color w:val="CCCCCC"/>
          <w:sz w:val="24"/>
          <w:szCs w:val="24"/>
          <w:lang w:val="en-IN" w:eastAsia="en-IN" w:bidi="hi-IN"/>
        </w:rPr>
      </w:pPr>
      <w:ins w:id="38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0px</w:t>
        </w:r>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 xml:space="preserve"> </w:t>
        </w:r>
        <w:r w:rsidRPr="00FC35A7">
          <w:rPr>
            <w:color w:val="B5CEA8"/>
            <w:sz w:val="24"/>
            <w:szCs w:val="24"/>
            <w:lang w:val="en-IN" w:eastAsia="en-IN" w:bidi="hi-IN"/>
          </w:rPr>
          <w:t>0px</w:t>
        </w:r>
        <w:r w:rsidRPr="00FC35A7">
          <w:rPr>
            <w:color w:val="CCCCCC"/>
            <w:sz w:val="24"/>
            <w:szCs w:val="24"/>
            <w:lang w:val="en-IN" w:eastAsia="en-IN" w:bidi="hi-IN"/>
          </w:rPr>
          <w:t xml:space="preserve">; </w:t>
        </w:r>
      </w:ins>
    </w:p>
    <w:p w14:paraId="0F3CA3F3" w14:textId="77777777" w:rsidR="000359C3" w:rsidRPr="00FC35A7" w:rsidRDefault="000359C3" w:rsidP="000359C3">
      <w:pPr>
        <w:widowControl/>
        <w:shd w:val="clear" w:color="auto" w:fill="1F1F1F"/>
        <w:autoSpaceDE/>
        <w:autoSpaceDN/>
        <w:spacing w:line="285" w:lineRule="atLeast"/>
        <w:rPr>
          <w:ins w:id="382" w:author="Harshita" w:date="2024-09-30T12:17:00Z"/>
          <w:color w:val="CCCCCC"/>
          <w:sz w:val="24"/>
          <w:szCs w:val="24"/>
          <w:lang w:val="en-IN" w:eastAsia="en-IN" w:bidi="hi-IN"/>
        </w:rPr>
      </w:pPr>
      <w:ins w:id="383" w:author="Harshita" w:date="2024-09-30T12:17:00Z">
        <w:r w:rsidRPr="00FC35A7">
          <w:rPr>
            <w:color w:val="CCCCCC"/>
            <w:sz w:val="24"/>
            <w:szCs w:val="24"/>
            <w:lang w:val="en-IN" w:eastAsia="en-IN" w:bidi="hi-IN"/>
          </w:rPr>
          <w:t>}</w:t>
        </w:r>
      </w:ins>
    </w:p>
    <w:p w14:paraId="246A48FE" w14:textId="77777777" w:rsidR="000359C3" w:rsidRPr="00FC35A7" w:rsidRDefault="000359C3" w:rsidP="000359C3">
      <w:pPr>
        <w:widowControl/>
        <w:shd w:val="clear" w:color="auto" w:fill="1F1F1F"/>
        <w:autoSpaceDE/>
        <w:autoSpaceDN/>
        <w:spacing w:line="285" w:lineRule="atLeast"/>
        <w:rPr>
          <w:ins w:id="384" w:author="Harshita" w:date="2024-09-30T12:17:00Z"/>
          <w:color w:val="CCCCCC"/>
          <w:sz w:val="24"/>
          <w:szCs w:val="24"/>
          <w:lang w:val="en-IN" w:eastAsia="en-IN" w:bidi="hi-IN"/>
        </w:rPr>
      </w:pPr>
    </w:p>
    <w:p w14:paraId="1C7EF617" w14:textId="77777777" w:rsidR="000359C3" w:rsidRPr="00FC35A7" w:rsidRDefault="000359C3" w:rsidP="000359C3">
      <w:pPr>
        <w:widowControl/>
        <w:shd w:val="clear" w:color="auto" w:fill="1F1F1F"/>
        <w:autoSpaceDE/>
        <w:autoSpaceDN/>
        <w:spacing w:line="285" w:lineRule="atLeast"/>
        <w:rPr>
          <w:ins w:id="385" w:author="Harshita" w:date="2024-09-30T12:17:00Z"/>
          <w:color w:val="CCCCCC"/>
          <w:sz w:val="24"/>
          <w:szCs w:val="24"/>
          <w:lang w:val="en-IN" w:eastAsia="en-IN" w:bidi="hi-IN"/>
        </w:rPr>
      </w:pPr>
      <w:ins w:id="386" w:author="Harshita" w:date="2024-09-30T12:17:00Z">
        <w:r w:rsidRPr="00FC35A7">
          <w:rPr>
            <w:color w:val="D7BA7D"/>
            <w:sz w:val="24"/>
            <w:szCs w:val="24"/>
            <w:lang w:val="en-IN" w:eastAsia="en-IN" w:bidi="hi-IN"/>
          </w:rPr>
          <w:t>.icon-container</w:t>
        </w:r>
        <w:r w:rsidRPr="00FC35A7">
          <w:rPr>
            <w:color w:val="CCCCCC"/>
            <w:sz w:val="24"/>
            <w:szCs w:val="24"/>
            <w:lang w:val="en-IN" w:eastAsia="en-IN" w:bidi="hi-IN"/>
          </w:rPr>
          <w:t xml:space="preserve"> </w:t>
        </w:r>
        <w:r w:rsidRPr="00FC35A7">
          <w:rPr>
            <w:color w:val="D7BA7D"/>
            <w:sz w:val="24"/>
            <w:szCs w:val="24"/>
            <w:lang w:val="en-IN" w:eastAsia="en-IN" w:bidi="hi-IN"/>
          </w:rPr>
          <w:t>h3</w:t>
        </w:r>
        <w:r w:rsidRPr="00FC35A7">
          <w:rPr>
            <w:color w:val="CCCCCC"/>
            <w:sz w:val="24"/>
            <w:szCs w:val="24"/>
            <w:lang w:val="en-IN" w:eastAsia="en-IN" w:bidi="hi-IN"/>
          </w:rPr>
          <w:t xml:space="preserve"> {</w:t>
        </w:r>
      </w:ins>
    </w:p>
    <w:p w14:paraId="4DB3A493" w14:textId="77777777" w:rsidR="000359C3" w:rsidRPr="00FC35A7" w:rsidRDefault="000359C3" w:rsidP="000359C3">
      <w:pPr>
        <w:widowControl/>
        <w:shd w:val="clear" w:color="auto" w:fill="1F1F1F"/>
        <w:autoSpaceDE/>
        <w:autoSpaceDN/>
        <w:spacing w:line="285" w:lineRule="atLeast"/>
        <w:rPr>
          <w:ins w:id="387" w:author="Harshita" w:date="2024-09-30T12:17:00Z"/>
          <w:color w:val="CCCCCC"/>
          <w:sz w:val="24"/>
          <w:szCs w:val="24"/>
          <w:lang w:val="en-IN" w:eastAsia="en-IN" w:bidi="hi-IN"/>
        </w:rPr>
      </w:pPr>
      <w:ins w:id="38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18px</w:t>
        </w:r>
        <w:r w:rsidRPr="00FC35A7">
          <w:rPr>
            <w:color w:val="CCCCCC"/>
            <w:sz w:val="24"/>
            <w:szCs w:val="24"/>
            <w:lang w:val="en-IN" w:eastAsia="en-IN" w:bidi="hi-IN"/>
          </w:rPr>
          <w:t>;</w:t>
        </w:r>
      </w:ins>
    </w:p>
    <w:p w14:paraId="7FBD7B88" w14:textId="77777777" w:rsidR="000359C3" w:rsidRPr="00FC35A7" w:rsidRDefault="000359C3" w:rsidP="000359C3">
      <w:pPr>
        <w:widowControl/>
        <w:shd w:val="clear" w:color="auto" w:fill="1F1F1F"/>
        <w:autoSpaceDE/>
        <w:autoSpaceDN/>
        <w:spacing w:line="285" w:lineRule="atLeast"/>
        <w:rPr>
          <w:ins w:id="389" w:author="Harshita" w:date="2024-09-30T12:17:00Z"/>
          <w:color w:val="CCCCCC"/>
          <w:sz w:val="24"/>
          <w:szCs w:val="24"/>
          <w:lang w:val="en-IN" w:eastAsia="en-IN" w:bidi="hi-IN"/>
        </w:rPr>
      </w:pPr>
      <w:ins w:id="39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23391256" w14:textId="77777777" w:rsidR="000359C3" w:rsidRPr="00FC35A7" w:rsidRDefault="000359C3" w:rsidP="000359C3">
      <w:pPr>
        <w:widowControl/>
        <w:shd w:val="clear" w:color="auto" w:fill="1F1F1F"/>
        <w:autoSpaceDE/>
        <w:autoSpaceDN/>
        <w:spacing w:line="285" w:lineRule="atLeast"/>
        <w:rPr>
          <w:ins w:id="391" w:author="Harshita" w:date="2024-09-30T12:17:00Z"/>
          <w:color w:val="CCCCCC"/>
          <w:sz w:val="24"/>
          <w:szCs w:val="24"/>
          <w:lang w:val="en-IN" w:eastAsia="en-IN" w:bidi="hi-IN"/>
        </w:rPr>
      </w:pPr>
      <w:ins w:id="392" w:author="Harshita" w:date="2024-09-30T12:17:00Z">
        <w:r w:rsidRPr="00FC35A7">
          <w:rPr>
            <w:color w:val="CCCCCC"/>
            <w:sz w:val="24"/>
            <w:szCs w:val="24"/>
            <w:lang w:val="en-IN" w:eastAsia="en-IN" w:bidi="hi-IN"/>
          </w:rPr>
          <w:t>}</w:t>
        </w:r>
      </w:ins>
    </w:p>
    <w:p w14:paraId="5F811F84" w14:textId="77777777" w:rsidR="000359C3" w:rsidRPr="00FC35A7" w:rsidRDefault="000359C3" w:rsidP="000359C3">
      <w:pPr>
        <w:widowControl/>
        <w:shd w:val="clear" w:color="auto" w:fill="1F1F1F"/>
        <w:autoSpaceDE/>
        <w:autoSpaceDN/>
        <w:spacing w:line="285" w:lineRule="atLeast"/>
        <w:rPr>
          <w:ins w:id="393" w:author="Harshita" w:date="2024-09-30T12:17:00Z"/>
          <w:color w:val="CCCCCC"/>
          <w:sz w:val="24"/>
          <w:szCs w:val="24"/>
          <w:lang w:val="en-IN" w:eastAsia="en-IN" w:bidi="hi-IN"/>
        </w:rPr>
      </w:pPr>
    </w:p>
    <w:p w14:paraId="77A30695" w14:textId="77777777" w:rsidR="000359C3" w:rsidRPr="00FC35A7" w:rsidRDefault="000359C3" w:rsidP="000359C3">
      <w:pPr>
        <w:widowControl/>
        <w:shd w:val="clear" w:color="auto" w:fill="1F1F1F"/>
        <w:autoSpaceDE/>
        <w:autoSpaceDN/>
        <w:spacing w:line="285" w:lineRule="atLeast"/>
        <w:rPr>
          <w:ins w:id="394" w:author="Harshita" w:date="2024-09-30T12:17:00Z"/>
          <w:color w:val="CCCCCC"/>
          <w:sz w:val="24"/>
          <w:szCs w:val="24"/>
          <w:lang w:val="en-IN" w:eastAsia="en-IN" w:bidi="hi-IN"/>
        </w:rPr>
      </w:pPr>
      <w:ins w:id="395" w:author="Harshita" w:date="2024-09-30T12:17:00Z">
        <w:r w:rsidRPr="00FC35A7">
          <w:rPr>
            <w:color w:val="D7BA7D"/>
            <w:sz w:val="24"/>
            <w:szCs w:val="24"/>
            <w:lang w:val="en-IN" w:eastAsia="en-IN" w:bidi="hi-IN"/>
          </w:rPr>
          <w:t>.icon-container</w:t>
        </w:r>
        <w:r w:rsidRPr="00FC35A7">
          <w:rPr>
            <w:color w:val="CCCCCC"/>
            <w:sz w:val="24"/>
            <w:szCs w:val="24"/>
            <w:lang w:val="en-IN" w:eastAsia="en-IN" w:bidi="hi-IN"/>
          </w:rPr>
          <w:t xml:space="preserve"> </w:t>
        </w:r>
        <w:r w:rsidRPr="00FC35A7">
          <w:rPr>
            <w:color w:val="D7BA7D"/>
            <w:sz w:val="24"/>
            <w:szCs w:val="24"/>
            <w:lang w:val="en-IN" w:eastAsia="en-IN" w:bidi="hi-IN"/>
          </w:rPr>
          <w:t>p</w:t>
        </w:r>
        <w:r w:rsidRPr="00FC35A7">
          <w:rPr>
            <w:color w:val="CCCCCC"/>
            <w:sz w:val="24"/>
            <w:szCs w:val="24"/>
            <w:lang w:val="en-IN" w:eastAsia="en-IN" w:bidi="hi-IN"/>
          </w:rPr>
          <w:t xml:space="preserve"> {</w:t>
        </w:r>
      </w:ins>
    </w:p>
    <w:p w14:paraId="44407718" w14:textId="77777777" w:rsidR="000359C3" w:rsidRPr="00FC35A7" w:rsidRDefault="000359C3" w:rsidP="000359C3">
      <w:pPr>
        <w:widowControl/>
        <w:shd w:val="clear" w:color="auto" w:fill="1F1F1F"/>
        <w:autoSpaceDE/>
        <w:autoSpaceDN/>
        <w:spacing w:line="285" w:lineRule="atLeast"/>
        <w:rPr>
          <w:ins w:id="396" w:author="Harshita" w:date="2024-09-30T12:17:00Z"/>
          <w:color w:val="CCCCCC"/>
          <w:sz w:val="24"/>
          <w:szCs w:val="24"/>
          <w:lang w:val="en-IN" w:eastAsia="en-IN" w:bidi="hi-IN"/>
        </w:rPr>
      </w:pPr>
      <w:ins w:id="39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14px</w:t>
        </w:r>
        <w:r w:rsidRPr="00FC35A7">
          <w:rPr>
            <w:color w:val="CCCCCC"/>
            <w:sz w:val="24"/>
            <w:szCs w:val="24"/>
            <w:lang w:val="en-IN" w:eastAsia="en-IN" w:bidi="hi-IN"/>
          </w:rPr>
          <w:t>;</w:t>
        </w:r>
      </w:ins>
    </w:p>
    <w:p w14:paraId="78259C05" w14:textId="77777777" w:rsidR="000359C3" w:rsidRPr="00FC35A7" w:rsidRDefault="000359C3" w:rsidP="000359C3">
      <w:pPr>
        <w:widowControl/>
        <w:shd w:val="clear" w:color="auto" w:fill="1F1F1F"/>
        <w:autoSpaceDE/>
        <w:autoSpaceDN/>
        <w:spacing w:line="285" w:lineRule="atLeast"/>
        <w:rPr>
          <w:ins w:id="398" w:author="Harshita" w:date="2024-09-30T12:17:00Z"/>
          <w:color w:val="CCCCCC"/>
          <w:sz w:val="24"/>
          <w:szCs w:val="24"/>
          <w:lang w:val="en-IN" w:eastAsia="en-IN" w:bidi="hi-IN"/>
        </w:rPr>
      </w:pPr>
      <w:ins w:id="399" w:author="Harshita" w:date="2024-09-30T12:17:00Z">
        <w:r w:rsidRPr="00FC35A7">
          <w:rPr>
            <w:color w:val="CCCCCC"/>
            <w:sz w:val="24"/>
            <w:szCs w:val="24"/>
            <w:lang w:val="en-IN" w:eastAsia="en-IN" w:bidi="hi-IN"/>
          </w:rPr>
          <w:t>}</w:t>
        </w:r>
      </w:ins>
    </w:p>
    <w:p w14:paraId="55DF76E2" w14:textId="77777777" w:rsidR="000359C3" w:rsidRPr="00FC35A7" w:rsidRDefault="000359C3" w:rsidP="005033BC">
      <w:pPr>
        <w:widowControl/>
        <w:autoSpaceDE/>
        <w:autoSpaceDN/>
        <w:rPr>
          <w:ins w:id="400" w:author="Harshita" w:date="2024-09-30T12:17:00Z"/>
          <w:sz w:val="24"/>
          <w:szCs w:val="24"/>
          <w:u w:val="single"/>
          <w:lang w:val="en-IN" w:eastAsia="en-IN" w:bidi="hi-IN"/>
        </w:rPr>
      </w:pPr>
    </w:p>
    <w:p w14:paraId="78E09ABC" w14:textId="77777777" w:rsidR="000359C3" w:rsidRPr="00FC35A7" w:rsidRDefault="000359C3" w:rsidP="005033BC">
      <w:pPr>
        <w:widowControl/>
        <w:autoSpaceDE/>
        <w:autoSpaceDN/>
        <w:rPr>
          <w:ins w:id="401" w:author="Harshita" w:date="2024-09-30T12:17:00Z"/>
          <w:sz w:val="24"/>
          <w:szCs w:val="24"/>
          <w:u w:val="single"/>
          <w:lang w:val="en-IN" w:eastAsia="en-IN" w:bidi="hi-IN"/>
        </w:rPr>
      </w:pPr>
    </w:p>
    <w:p w14:paraId="5B9D07F2" w14:textId="77777777" w:rsidR="000359C3" w:rsidRPr="00FC35A7" w:rsidRDefault="000359C3" w:rsidP="005033BC">
      <w:pPr>
        <w:widowControl/>
        <w:autoSpaceDE/>
        <w:autoSpaceDN/>
        <w:rPr>
          <w:ins w:id="402" w:author="Harshita" w:date="2024-09-30T12:17:00Z"/>
          <w:sz w:val="24"/>
          <w:szCs w:val="24"/>
          <w:u w:val="single"/>
          <w:lang w:val="en-IN" w:eastAsia="en-IN" w:bidi="hi-IN"/>
        </w:rPr>
      </w:pPr>
    </w:p>
    <w:p w14:paraId="3246AD40" w14:textId="77777777" w:rsidR="000359C3" w:rsidRPr="00FC35A7" w:rsidRDefault="000359C3" w:rsidP="005033BC">
      <w:pPr>
        <w:widowControl/>
        <w:autoSpaceDE/>
        <w:autoSpaceDN/>
        <w:rPr>
          <w:ins w:id="403" w:author="Harshita" w:date="2024-09-30T12:17:00Z"/>
          <w:sz w:val="24"/>
          <w:szCs w:val="24"/>
          <w:u w:val="single"/>
          <w:lang w:val="en-IN" w:eastAsia="en-IN" w:bidi="hi-IN"/>
        </w:rPr>
      </w:pPr>
    </w:p>
    <w:p w14:paraId="5C713E06" w14:textId="77777777" w:rsidR="000359C3" w:rsidRPr="00FC35A7" w:rsidRDefault="000359C3" w:rsidP="005033BC">
      <w:pPr>
        <w:widowControl/>
        <w:autoSpaceDE/>
        <w:autoSpaceDN/>
        <w:rPr>
          <w:ins w:id="404" w:author="Harshita" w:date="2024-09-30T12:17:00Z"/>
          <w:sz w:val="24"/>
          <w:szCs w:val="24"/>
          <w:u w:val="single"/>
          <w:lang w:val="en-IN" w:eastAsia="en-IN" w:bidi="hi-IN"/>
        </w:rPr>
      </w:pPr>
    </w:p>
    <w:p w14:paraId="7F655AD8" w14:textId="49F4011F" w:rsidR="000359C3" w:rsidRPr="00FC35A7" w:rsidRDefault="000359C3" w:rsidP="005033BC">
      <w:pPr>
        <w:widowControl/>
        <w:autoSpaceDE/>
        <w:autoSpaceDN/>
        <w:rPr>
          <w:ins w:id="405" w:author="Harshita" w:date="2024-09-30T12:17:00Z"/>
          <w:sz w:val="24"/>
          <w:szCs w:val="24"/>
          <w:u w:val="single"/>
          <w:lang w:val="en-IN" w:eastAsia="en-IN" w:bidi="hi-IN"/>
        </w:rPr>
      </w:pPr>
      <w:ins w:id="406" w:author="Harshita" w:date="2024-09-30T12:17:00Z">
        <w:r w:rsidRPr="00FC35A7">
          <w:rPr>
            <w:b/>
            <w:bCs/>
            <w:sz w:val="24"/>
            <w:szCs w:val="24"/>
            <w:lang w:val="en-IN" w:eastAsia="en-IN" w:bidi="hi-IN"/>
          </w:rPr>
          <w:t>HTML CODE:</w:t>
        </w:r>
      </w:ins>
    </w:p>
    <w:p w14:paraId="6E5B1B88" w14:textId="77777777" w:rsidR="000359C3" w:rsidRPr="00FC35A7" w:rsidRDefault="000359C3" w:rsidP="000359C3">
      <w:pPr>
        <w:widowControl/>
        <w:shd w:val="clear" w:color="auto" w:fill="1F1F1F"/>
        <w:autoSpaceDE/>
        <w:autoSpaceDN/>
        <w:spacing w:line="285" w:lineRule="atLeast"/>
        <w:rPr>
          <w:ins w:id="407" w:author="Harshita" w:date="2024-09-30T12:17:00Z"/>
          <w:color w:val="CCCCCC"/>
          <w:sz w:val="24"/>
          <w:szCs w:val="24"/>
          <w:lang w:val="en-IN" w:eastAsia="en-IN" w:bidi="hi-IN"/>
        </w:rPr>
      </w:pPr>
      <w:ins w:id="408" w:author="Harshita" w:date="2024-09-30T12:17:00Z">
        <w:r w:rsidRPr="00FC35A7">
          <w:rPr>
            <w:color w:val="808080"/>
            <w:sz w:val="24"/>
            <w:szCs w:val="24"/>
            <w:lang w:val="en-IN" w:eastAsia="en-IN" w:bidi="hi-IN"/>
          </w:rPr>
          <w:t>&lt;</w:t>
        </w:r>
        <w:r w:rsidRPr="00FC35A7">
          <w:rPr>
            <w:color w:val="569CD6"/>
            <w:sz w:val="24"/>
            <w:szCs w:val="24"/>
            <w:lang w:val="en-IN" w:eastAsia="en-IN" w:bidi="hi-IN"/>
          </w:rPr>
          <w:t>section</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"features"</w:t>
        </w:r>
        <w:r w:rsidRPr="00FC35A7">
          <w:rPr>
            <w:color w:val="CCCCCC"/>
            <w:sz w:val="24"/>
            <w:szCs w:val="24"/>
            <w:lang w:val="en-IN" w:eastAsia="en-IN" w:bidi="hi-IN"/>
          </w:rPr>
          <w:t xml:space="preserve"> </w:t>
        </w:r>
        <w:r w:rsidRPr="00FC35A7">
          <w:rPr>
            <w:color w:val="9CDCFE"/>
            <w:sz w:val="24"/>
            <w:szCs w:val="24"/>
            <w:lang w:val="en-IN" w:eastAsia="en-IN" w:bidi="hi-IN"/>
          </w:rPr>
          <w:t>id</w:t>
        </w:r>
        <w:r w:rsidRPr="00FC35A7">
          <w:rPr>
            <w:color w:val="CCCCCC"/>
            <w:sz w:val="24"/>
            <w:szCs w:val="24"/>
            <w:lang w:val="en-IN" w:eastAsia="en-IN" w:bidi="hi-IN"/>
          </w:rPr>
          <w:t>=</w:t>
        </w:r>
        <w:r w:rsidRPr="00FC35A7">
          <w:rPr>
            <w:color w:val="CE9178"/>
            <w:sz w:val="24"/>
            <w:szCs w:val="24"/>
            <w:lang w:val="en-IN" w:eastAsia="en-IN" w:bidi="hi-IN"/>
          </w:rPr>
          <w:t>"features"</w:t>
        </w:r>
        <w:r w:rsidRPr="00FC35A7">
          <w:rPr>
            <w:color w:val="808080"/>
            <w:sz w:val="24"/>
            <w:szCs w:val="24"/>
            <w:lang w:val="en-IN" w:eastAsia="en-IN" w:bidi="hi-IN"/>
          </w:rPr>
          <w:t>&gt;</w:t>
        </w:r>
      </w:ins>
    </w:p>
    <w:p w14:paraId="383C3568" w14:textId="77777777" w:rsidR="000359C3" w:rsidRPr="00FC35A7" w:rsidRDefault="000359C3" w:rsidP="000359C3">
      <w:pPr>
        <w:widowControl/>
        <w:shd w:val="clear" w:color="auto" w:fill="1F1F1F"/>
        <w:autoSpaceDE/>
        <w:autoSpaceDN/>
        <w:spacing w:line="285" w:lineRule="atLeast"/>
        <w:rPr>
          <w:ins w:id="409" w:author="Harshita" w:date="2024-09-30T12:17:00Z"/>
          <w:color w:val="CCCCCC"/>
          <w:sz w:val="24"/>
          <w:szCs w:val="24"/>
          <w:lang w:val="en-IN" w:eastAsia="en-IN" w:bidi="hi-IN"/>
        </w:rPr>
      </w:pPr>
      <w:ins w:id="41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h1</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"heading"</w:t>
        </w:r>
        <w:r w:rsidRPr="00FC35A7">
          <w:rPr>
            <w:color w:val="808080"/>
            <w:sz w:val="24"/>
            <w:szCs w:val="24"/>
            <w:lang w:val="en-IN" w:eastAsia="en-IN" w:bidi="hi-IN"/>
          </w:rPr>
          <w:t>&gt;&lt;</w:t>
        </w:r>
        <w:r w:rsidRPr="00FC35A7">
          <w:rPr>
            <w:color w:val="569CD6"/>
            <w:sz w:val="24"/>
            <w:szCs w:val="24"/>
            <w:lang w:val="en-IN" w:eastAsia="en-IN" w:bidi="hi-IN"/>
          </w:rPr>
          <w:t>span</w:t>
        </w:r>
        <w:r w:rsidRPr="00FC35A7">
          <w:rPr>
            <w:color w:val="808080"/>
            <w:sz w:val="24"/>
            <w:szCs w:val="24"/>
            <w:lang w:val="en-IN" w:eastAsia="en-IN" w:bidi="hi-IN"/>
          </w:rPr>
          <w:t>&gt;</w:t>
        </w:r>
        <w:r w:rsidRPr="00FC35A7">
          <w:rPr>
            <w:color w:val="CCCCCC"/>
            <w:sz w:val="24"/>
            <w:szCs w:val="24"/>
            <w:lang w:val="en-IN" w:eastAsia="en-IN" w:bidi="hi-IN"/>
          </w:rPr>
          <w:t xml:space="preserve"> featured books</w:t>
        </w:r>
        <w:r w:rsidRPr="00FC35A7">
          <w:rPr>
            <w:color w:val="808080"/>
            <w:sz w:val="24"/>
            <w:szCs w:val="24"/>
            <w:lang w:val="en-IN" w:eastAsia="en-IN" w:bidi="hi-IN"/>
          </w:rPr>
          <w:t>&lt;/</w:t>
        </w:r>
        <w:r w:rsidRPr="00FC35A7">
          <w:rPr>
            <w:color w:val="569CD6"/>
            <w:sz w:val="24"/>
            <w:szCs w:val="24"/>
            <w:lang w:val="en-IN" w:eastAsia="en-IN" w:bidi="hi-IN"/>
          </w:rPr>
          <w:t>span</w:t>
        </w:r>
        <w:r w:rsidRPr="00FC35A7">
          <w:rPr>
            <w:color w:val="808080"/>
            <w:sz w:val="24"/>
            <w:szCs w:val="24"/>
            <w:lang w:val="en-IN" w:eastAsia="en-IN" w:bidi="hi-IN"/>
          </w:rPr>
          <w:t>&gt;&lt;/</w:t>
        </w:r>
        <w:r w:rsidRPr="00FC35A7">
          <w:rPr>
            <w:color w:val="569CD6"/>
            <w:sz w:val="24"/>
            <w:szCs w:val="24"/>
            <w:lang w:val="en-IN" w:eastAsia="en-IN" w:bidi="hi-IN"/>
          </w:rPr>
          <w:t>h1</w:t>
        </w:r>
        <w:r w:rsidRPr="00FC35A7">
          <w:rPr>
            <w:color w:val="808080"/>
            <w:sz w:val="24"/>
            <w:szCs w:val="24"/>
            <w:lang w:val="en-IN" w:eastAsia="en-IN" w:bidi="hi-IN"/>
          </w:rPr>
          <w:t>&gt;</w:t>
        </w:r>
      </w:ins>
    </w:p>
    <w:p w14:paraId="78D99A23" w14:textId="77777777" w:rsidR="000359C3" w:rsidRPr="00FC35A7" w:rsidRDefault="000359C3" w:rsidP="000359C3">
      <w:pPr>
        <w:widowControl/>
        <w:shd w:val="clear" w:color="auto" w:fill="1F1F1F"/>
        <w:autoSpaceDE/>
        <w:autoSpaceDN/>
        <w:spacing w:line="285" w:lineRule="atLeast"/>
        <w:rPr>
          <w:ins w:id="411" w:author="Harshita" w:date="2024-09-30T12:17:00Z"/>
          <w:color w:val="CCCCCC"/>
          <w:sz w:val="24"/>
          <w:szCs w:val="24"/>
          <w:lang w:val="en-IN" w:eastAsia="en-IN" w:bidi="hi-IN"/>
        </w:rPr>
      </w:pPr>
      <w:ins w:id="41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"featured-slider"</w:t>
        </w:r>
        <w:r w:rsidRPr="00FC35A7">
          <w:rPr>
            <w:color w:val="808080"/>
            <w:sz w:val="24"/>
            <w:szCs w:val="24"/>
            <w:lang w:val="en-IN" w:eastAsia="en-IN" w:bidi="hi-IN"/>
          </w:rPr>
          <w:t>&gt;</w:t>
        </w:r>
      </w:ins>
    </w:p>
    <w:p w14:paraId="4EFB3C3B" w14:textId="77777777" w:rsidR="000359C3" w:rsidRPr="00FC35A7" w:rsidRDefault="000359C3" w:rsidP="000359C3">
      <w:pPr>
        <w:widowControl/>
        <w:shd w:val="clear" w:color="auto" w:fill="1F1F1F"/>
        <w:autoSpaceDE/>
        <w:autoSpaceDN/>
        <w:spacing w:line="285" w:lineRule="atLeast"/>
        <w:rPr>
          <w:ins w:id="413" w:author="Harshita" w:date="2024-09-30T12:17:00Z"/>
          <w:color w:val="CCCCCC"/>
          <w:sz w:val="24"/>
          <w:szCs w:val="24"/>
          <w:lang w:val="en-IN" w:eastAsia="en-IN" w:bidi="hi-IN"/>
        </w:rPr>
      </w:pPr>
      <w:ins w:id="41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"box"</w:t>
        </w:r>
        <w:r w:rsidRPr="00FC35A7">
          <w:rPr>
            <w:color w:val="808080"/>
            <w:sz w:val="24"/>
            <w:szCs w:val="24"/>
            <w:lang w:val="en-IN" w:eastAsia="en-IN" w:bidi="hi-IN"/>
          </w:rPr>
          <w:t>&gt;</w:t>
        </w:r>
      </w:ins>
    </w:p>
    <w:p w14:paraId="174285AB" w14:textId="77777777" w:rsidR="000359C3" w:rsidRPr="00FC35A7" w:rsidRDefault="000359C3" w:rsidP="000359C3">
      <w:pPr>
        <w:widowControl/>
        <w:shd w:val="clear" w:color="auto" w:fill="1F1F1F"/>
        <w:autoSpaceDE/>
        <w:autoSpaceDN/>
        <w:spacing w:line="285" w:lineRule="atLeast"/>
        <w:rPr>
          <w:ins w:id="415" w:author="Harshita" w:date="2024-09-30T12:17:00Z"/>
          <w:color w:val="CCCCCC"/>
          <w:sz w:val="24"/>
          <w:szCs w:val="24"/>
          <w:lang w:val="en-IN" w:eastAsia="en-IN" w:bidi="hi-IN"/>
        </w:rPr>
      </w:pPr>
      <w:ins w:id="41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"icons"</w:t>
        </w:r>
        <w:r w:rsidRPr="00FC35A7">
          <w:rPr>
            <w:color w:val="808080"/>
            <w:sz w:val="24"/>
            <w:szCs w:val="24"/>
            <w:lang w:val="en-IN" w:eastAsia="en-IN" w:bidi="hi-IN"/>
          </w:rPr>
          <w:t>&gt;</w:t>
        </w:r>
      </w:ins>
    </w:p>
    <w:p w14:paraId="6E0EA99D" w14:textId="77777777" w:rsidR="000359C3" w:rsidRPr="00FC35A7" w:rsidRDefault="000359C3" w:rsidP="000359C3">
      <w:pPr>
        <w:widowControl/>
        <w:shd w:val="clear" w:color="auto" w:fill="1F1F1F"/>
        <w:autoSpaceDE/>
        <w:autoSpaceDN/>
        <w:spacing w:line="285" w:lineRule="atLeast"/>
        <w:rPr>
          <w:ins w:id="417" w:author="Harshita" w:date="2024-09-30T12:17:00Z"/>
          <w:color w:val="CCCCCC"/>
          <w:sz w:val="24"/>
          <w:szCs w:val="24"/>
          <w:lang w:val="en-IN" w:eastAsia="en-IN" w:bidi="hi-IN"/>
        </w:rPr>
      </w:pPr>
      <w:ins w:id="41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fa-search"</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438DEA97" w14:textId="77777777" w:rsidR="000359C3" w:rsidRPr="00FC35A7" w:rsidRDefault="000359C3" w:rsidP="000359C3">
      <w:pPr>
        <w:widowControl/>
        <w:shd w:val="clear" w:color="auto" w:fill="1F1F1F"/>
        <w:autoSpaceDE/>
        <w:autoSpaceDN/>
        <w:spacing w:line="285" w:lineRule="atLeast"/>
        <w:rPr>
          <w:ins w:id="419" w:author="Harshita" w:date="2024-09-30T12:17:00Z"/>
          <w:color w:val="CCCCCC"/>
          <w:sz w:val="24"/>
          <w:szCs w:val="24"/>
          <w:lang w:val="en-IN" w:eastAsia="en-IN" w:bidi="hi-IN"/>
        </w:rPr>
      </w:pPr>
      <w:ins w:id="42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fa-eye"</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366D74C1" w14:textId="77777777" w:rsidR="000359C3" w:rsidRPr="00FC35A7" w:rsidRDefault="000359C3" w:rsidP="000359C3">
      <w:pPr>
        <w:widowControl/>
        <w:shd w:val="clear" w:color="auto" w:fill="1F1F1F"/>
        <w:autoSpaceDE/>
        <w:autoSpaceDN/>
        <w:spacing w:line="285" w:lineRule="atLeast"/>
        <w:rPr>
          <w:ins w:id="421" w:author="Harshita" w:date="2024-09-30T12:17:00Z"/>
          <w:color w:val="CCCCCC"/>
          <w:sz w:val="24"/>
          <w:szCs w:val="24"/>
          <w:lang w:val="en-IN" w:eastAsia="en-IN" w:bidi="hi-IN"/>
        </w:rPr>
      </w:pPr>
      <w:ins w:id="42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fa-heart"</w:t>
        </w:r>
        <w:r w:rsidRPr="00FC35A7">
          <w:rPr>
            <w:color w:val="808080"/>
            <w:sz w:val="24"/>
            <w:szCs w:val="24"/>
            <w:lang w:val="en-IN" w:eastAsia="en-IN" w:bidi="hi-IN"/>
          </w:rPr>
          <w:t>&gt;&lt;/</w:t>
        </w:r>
        <w:r w:rsidRPr="00FC35A7">
          <w:rPr>
            <w:color w:val="569CD6"/>
            <w:sz w:val="24"/>
            <w:szCs w:val="24"/>
            <w:lang w:val="en-IN" w:eastAsia="en-IN" w:bidi="hi-IN"/>
          </w:rPr>
          <w:t>a</w:t>
        </w:r>
        <w:r w:rsidRPr="00FC35A7">
          <w:rPr>
            <w:color w:val="808080"/>
            <w:sz w:val="24"/>
            <w:szCs w:val="24"/>
            <w:lang w:val="en-IN" w:eastAsia="en-IN" w:bidi="hi-IN"/>
          </w:rPr>
          <w:t>&gt;</w:t>
        </w:r>
      </w:ins>
    </w:p>
    <w:p w14:paraId="2024D80C" w14:textId="77777777" w:rsidR="000359C3" w:rsidRPr="00FC35A7" w:rsidRDefault="000359C3" w:rsidP="000359C3">
      <w:pPr>
        <w:widowControl/>
        <w:shd w:val="clear" w:color="auto" w:fill="1F1F1F"/>
        <w:autoSpaceDE/>
        <w:autoSpaceDN/>
        <w:spacing w:line="285" w:lineRule="atLeast"/>
        <w:rPr>
          <w:ins w:id="423" w:author="Harshita" w:date="2024-09-30T12:17:00Z"/>
          <w:color w:val="CCCCCC"/>
          <w:sz w:val="24"/>
          <w:szCs w:val="24"/>
          <w:lang w:val="en-IN" w:eastAsia="en-IN" w:bidi="hi-IN"/>
        </w:rPr>
      </w:pPr>
      <w:ins w:id="42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40810639" w14:textId="77777777" w:rsidR="000359C3" w:rsidRPr="00FC35A7" w:rsidRDefault="000359C3" w:rsidP="000359C3">
      <w:pPr>
        <w:widowControl/>
        <w:shd w:val="clear" w:color="auto" w:fill="1F1F1F"/>
        <w:autoSpaceDE/>
        <w:autoSpaceDN/>
        <w:spacing w:line="285" w:lineRule="atLeast"/>
        <w:rPr>
          <w:ins w:id="425" w:author="Harshita" w:date="2024-09-30T12:17:00Z"/>
          <w:color w:val="CCCCCC"/>
          <w:sz w:val="24"/>
          <w:szCs w:val="24"/>
          <w:lang w:val="en-IN" w:eastAsia="en-IN" w:bidi="hi-IN"/>
        </w:rPr>
      </w:pPr>
      <w:ins w:id="42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"image"</w:t>
        </w:r>
        <w:r w:rsidRPr="00FC35A7">
          <w:rPr>
            <w:color w:val="808080"/>
            <w:sz w:val="24"/>
            <w:szCs w:val="24"/>
            <w:lang w:val="en-IN" w:eastAsia="en-IN" w:bidi="hi-IN"/>
          </w:rPr>
          <w:t>&gt;</w:t>
        </w:r>
      </w:ins>
    </w:p>
    <w:p w14:paraId="30D88596" w14:textId="77777777" w:rsidR="000359C3" w:rsidRPr="00FC35A7" w:rsidRDefault="000359C3" w:rsidP="000359C3">
      <w:pPr>
        <w:widowControl/>
        <w:shd w:val="clear" w:color="auto" w:fill="1F1F1F"/>
        <w:autoSpaceDE/>
        <w:autoSpaceDN/>
        <w:spacing w:line="285" w:lineRule="atLeast"/>
        <w:rPr>
          <w:ins w:id="427" w:author="Harshita" w:date="2024-09-30T12:17:00Z"/>
          <w:color w:val="CCCCCC"/>
          <w:sz w:val="24"/>
          <w:szCs w:val="24"/>
          <w:lang w:val="en-IN" w:eastAsia="en-IN" w:bidi="hi-IN"/>
        </w:rPr>
      </w:pPr>
      <w:ins w:id="42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src</w:t>
        </w:r>
        <w:r w:rsidRPr="00FC35A7">
          <w:rPr>
            <w:color w:val="CCCCCC"/>
            <w:sz w:val="24"/>
            <w:szCs w:val="24"/>
            <w:lang w:val="en-IN" w:eastAsia="en-IN" w:bidi="hi-IN"/>
          </w:rPr>
          <w:t>=</w:t>
        </w:r>
        <w:r w:rsidRPr="00FC35A7">
          <w:rPr>
            <w:color w:val="CE9178"/>
            <w:sz w:val="24"/>
            <w:szCs w:val="24"/>
            <w:lang w:val="en-IN" w:eastAsia="en-IN" w:bidi="hi-IN"/>
          </w:rPr>
          <w:t>"https://fiverr-res.cloudinary.com/images/t_main1</w:t>
        </w:r>
        <w:proofErr w:type="gramStart"/>
        <w:r w:rsidRPr="00FC35A7">
          <w:rPr>
            <w:color w:val="CE9178"/>
            <w:sz w:val="24"/>
            <w:szCs w:val="24"/>
            <w:lang w:val="en-IN" w:eastAsia="en-IN" w:bidi="hi-IN"/>
          </w:rPr>
          <w:t>,q</w:t>
        </w:r>
        <w:proofErr w:type="gramEnd"/>
        <w:r w:rsidRPr="00FC35A7">
          <w:rPr>
            <w:color w:val="CE9178"/>
            <w:sz w:val="24"/>
            <w:szCs w:val="24"/>
            <w:lang w:val="en-IN" w:eastAsia="en-IN" w:bidi="hi-IN"/>
          </w:rPr>
          <w:t>_auto,f_auto,q_auto,f_auto/gigs/340795550/original/6c3009470b039ff50ed4b6fa78ecc911c45929f6/do-unique-and-3d-book-cover.png"</w:t>
        </w:r>
        <w:r w:rsidRPr="00FC35A7">
          <w:rPr>
            <w:color w:val="CCCCCC"/>
            <w:sz w:val="24"/>
            <w:szCs w:val="24"/>
            <w:lang w:val="en-IN" w:eastAsia="en-IN" w:bidi="hi-IN"/>
          </w:rPr>
          <w:t xml:space="preserve"> </w:t>
        </w:r>
        <w:r w:rsidRPr="00FC35A7">
          <w:rPr>
            <w:color w:val="9CDCFE"/>
            <w:sz w:val="24"/>
            <w:szCs w:val="24"/>
            <w:lang w:val="en-IN" w:eastAsia="en-IN" w:bidi="hi-IN"/>
          </w:rPr>
          <w:t>alt</w:t>
        </w:r>
        <w:r w:rsidRPr="00FC35A7">
          <w:rPr>
            <w:color w:val="CCCCCC"/>
            <w:sz w:val="24"/>
            <w:szCs w:val="24"/>
            <w:lang w:val="en-IN" w:eastAsia="en-IN" w:bidi="hi-IN"/>
          </w:rPr>
          <w:t>=</w:t>
        </w:r>
        <w:r w:rsidRPr="00FC35A7">
          <w:rPr>
            <w:color w:val="CE9178"/>
            <w:sz w:val="24"/>
            <w:szCs w:val="24"/>
            <w:lang w:val="en-IN" w:eastAsia="en-IN" w:bidi="hi-IN"/>
          </w:rPr>
          <w:t>"book"</w:t>
        </w:r>
        <w:r w:rsidRPr="00FC35A7">
          <w:rPr>
            <w:color w:val="808080"/>
            <w:sz w:val="24"/>
            <w:szCs w:val="24"/>
            <w:lang w:val="en-IN" w:eastAsia="en-IN" w:bidi="hi-IN"/>
          </w:rPr>
          <w:t>&gt;</w:t>
        </w:r>
      </w:ins>
    </w:p>
    <w:p w14:paraId="7D898CE7" w14:textId="77777777" w:rsidR="000359C3" w:rsidRPr="00FC35A7" w:rsidRDefault="000359C3" w:rsidP="000359C3">
      <w:pPr>
        <w:widowControl/>
        <w:shd w:val="clear" w:color="auto" w:fill="1F1F1F"/>
        <w:autoSpaceDE/>
        <w:autoSpaceDN/>
        <w:spacing w:line="285" w:lineRule="atLeast"/>
        <w:rPr>
          <w:ins w:id="429" w:author="Harshita" w:date="2024-09-30T12:17:00Z"/>
          <w:color w:val="CCCCCC"/>
          <w:sz w:val="24"/>
          <w:szCs w:val="24"/>
          <w:lang w:val="en-IN" w:eastAsia="en-IN" w:bidi="hi-IN"/>
        </w:rPr>
      </w:pPr>
      <w:ins w:id="430" w:author="Harshita" w:date="2024-09-30T12:17:00Z">
        <w:r w:rsidRPr="00FC35A7">
          <w:rPr>
            <w:color w:val="CCCCCC"/>
            <w:sz w:val="24"/>
            <w:szCs w:val="24"/>
            <w:lang w:val="en-IN" w:eastAsia="en-IN" w:bidi="hi-IN"/>
          </w:rPr>
          <w:lastRenderedPageBreak/>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20EF69B7" w14:textId="77777777" w:rsidR="000359C3" w:rsidRPr="00FC35A7" w:rsidRDefault="000359C3" w:rsidP="000359C3">
      <w:pPr>
        <w:widowControl/>
        <w:shd w:val="clear" w:color="auto" w:fill="1F1F1F"/>
        <w:autoSpaceDE/>
        <w:autoSpaceDN/>
        <w:spacing w:line="285" w:lineRule="atLeast"/>
        <w:rPr>
          <w:ins w:id="431" w:author="Harshita" w:date="2024-09-30T12:17:00Z"/>
          <w:color w:val="CCCCCC"/>
          <w:sz w:val="24"/>
          <w:szCs w:val="24"/>
          <w:lang w:val="en-IN" w:eastAsia="en-IN" w:bidi="hi-IN"/>
        </w:rPr>
      </w:pPr>
      <w:ins w:id="43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"content"</w:t>
        </w:r>
        <w:r w:rsidRPr="00FC35A7">
          <w:rPr>
            <w:color w:val="808080"/>
            <w:sz w:val="24"/>
            <w:szCs w:val="24"/>
            <w:lang w:val="en-IN" w:eastAsia="en-IN" w:bidi="hi-IN"/>
          </w:rPr>
          <w:t>&gt;</w:t>
        </w:r>
      </w:ins>
    </w:p>
    <w:p w14:paraId="1BB74542" w14:textId="77777777" w:rsidR="000359C3" w:rsidRPr="00FC35A7" w:rsidRDefault="000359C3" w:rsidP="000359C3">
      <w:pPr>
        <w:widowControl/>
        <w:shd w:val="clear" w:color="auto" w:fill="1F1F1F"/>
        <w:autoSpaceDE/>
        <w:autoSpaceDN/>
        <w:spacing w:line="285" w:lineRule="atLeast"/>
        <w:rPr>
          <w:ins w:id="433" w:author="Harshita" w:date="2024-09-30T12:17:00Z"/>
          <w:color w:val="CCCCCC"/>
          <w:sz w:val="24"/>
          <w:szCs w:val="24"/>
          <w:lang w:val="en-IN" w:eastAsia="en-IN" w:bidi="hi-IN"/>
        </w:rPr>
      </w:pPr>
      <w:ins w:id="43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featured books</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60E8BC28" w14:textId="77777777" w:rsidR="000359C3" w:rsidRPr="00FC35A7" w:rsidRDefault="000359C3" w:rsidP="000359C3">
      <w:pPr>
        <w:widowControl/>
        <w:shd w:val="clear" w:color="auto" w:fill="1F1F1F"/>
        <w:autoSpaceDE/>
        <w:autoSpaceDN/>
        <w:spacing w:line="285" w:lineRule="atLeast"/>
        <w:rPr>
          <w:ins w:id="435" w:author="Harshita" w:date="2024-09-30T12:17:00Z"/>
          <w:color w:val="CCCCCC"/>
          <w:sz w:val="24"/>
          <w:szCs w:val="24"/>
          <w:lang w:val="en-IN" w:eastAsia="en-IN" w:bidi="hi-IN"/>
        </w:rPr>
      </w:pPr>
      <w:ins w:id="43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gramStart"/>
        <w:r w:rsidRPr="00FC35A7">
          <w:rPr>
            <w:color w:val="569CD6"/>
            <w:sz w:val="24"/>
            <w:szCs w:val="24"/>
            <w:lang w:val="en-IN" w:eastAsia="en-IN" w:bidi="hi-IN"/>
          </w:rPr>
          <w:t>div</w:t>
        </w:r>
        <w:proofErr w:type="gram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"price"</w:t>
        </w:r>
        <w:r w:rsidRPr="00FC35A7">
          <w:rPr>
            <w:color w:val="808080"/>
            <w:sz w:val="24"/>
            <w:szCs w:val="24"/>
            <w:lang w:val="en-IN" w:eastAsia="en-IN" w:bidi="hi-IN"/>
          </w:rPr>
          <w:t>&gt;</w:t>
        </w:r>
        <w:r w:rsidRPr="00FC35A7">
          <w:rPr>
            <w:color w:val="CCCCCC"/>
            <w:sz w:val="24"/>
            <w:szCs w:val="24"/>
            <w:lang w:val="en-IN" w:eastAsia="en-IN" w:bidi="hi-IN"/>
          </w:rPr>
          <w:t>$15.99</w:t>
        </w:r>
        <w:r w:rsidRPr="00FC35A7">
          <w:rPr>
            <w:color w:val="808080"/>
            <w:sz w:val="24"/>
            <w:szCs w:val="24"/>
            <w:lang w:val="en-IN" w:eastAsia="en-IN" w:bidi="hi-IN"/>
          </w:rPr>
          <w:t>&lt;</w:t>
        </w:r>
        <w:r w:rsidRPr="00FC35A7">
          <w:rPr>
            <w:color w:val="569CD6"/>
            <w:sz w:val="24"/>
            <w:szCs w:val="24"/>
            <w:lang w:val="en-IN" w:eastAsia="en-IN" w:bidi="hi-IN"/>
          </w:rPr>
          <w:t>span</w:t>
        </w:r>
        <w:r w:rsidRPr="00FC35A7">
          <w:rPr>
            <w:color w:val="808080"/>
            <w:sz w:val="24"/>
            <w:szCs w:val="24"/>
            <w:lang w:val="en-IN" w:eastAsia="en-IN" w:bidi="hi-IN"/>
          </w:rPr>
          <w:t>&gt;</w:t>
        </w:r>
        <w:r w:rsidRPr="00FC35A7">
          <w:rPr>
            <w:color w:val="CCCCCC"/>
            <w:sz w:val="24"/>
            <w:szCs w:val="24"/>
            <w:lang w:val="en-IN" w:eastAsia="en-IN" w:bidi="hi-IN"/>
          </w:rPr>
          <w:t>$20.99</w:t>
        </w:r>
        <w:r w:rsidRPr="00FC35A7">
          <w:rPr>
            <w:color w:val="808080"/>
            <w:sz w:val="24"/>
            <w:szCs w:val="24"/>
            <w:lang w:val="en-IN" w:eastAsia="en-IN" w:bidi="hi-IN"/>
          </w:rPr>
          <w:t>&lt;/</w:t>
        </w:r>
        <w:r w:rsidRPr="00FC35A7">
          <w:rPr>
            <w:color w:val="569CD6"/>
            <w:sz w:val="24"/>
            <w:szCs w:val="24"/>
            <w:lang w:val="en-IN" w:eastAsia="en-IN" w:bidi="hi-IN"/>
          </w:rPr>
          <w:t>span</w:t>
        </w:r>
        <w:r w:rsidRPr="00FC35A7">
          <w:rPr>
            <w:color w:val="808080"/>
            <w:sz w:val="24"/>
            <w:szCs w:val="24"/>
            <w:lang w:val="en-IN" w:eastAsia="en-IN" w:bidi="hi-IN"/>
          </w:rPr>
          <w:t>&gt;&lt;/</w:t>
        </w:r>
        <w:r w:rsidRPr="00FC35A7">
          <w:rPr>
            <w:color w:val="569CD6"/>
            <w:sz w:val="24"/>
            <w:szCs w:val="24"/>
            <w:lang w:val="en-IN" w:eastAsia="en-IN" w:bidi="hi-IN"/>
          </w:rPr>
          <w:t>div</w:t>
        </w:r>
        <w:r w:rsidRPr="00FC35A7">
          <w:rPr>
            <w:color w:val="808080"/>
            <w:sz w:val="24"/>
            <w:szCs w:val="24"/>
            <w:lang w:val="en-IN" w:eastAsia="en-IN" w:bidi="hi-IN"/>
          </w:rPr>
          <w:t>&gt;</w:t>
        </w:r>
      </w:ins>
    </w:p>
    <w:p w14:paraId="5B8739CC" w14:textId="77777777" w:rsidR="000359C3" w:rsidRPr="00FC35A7" w:rsidRDefault="000359C3" w:rsidP="000359C3">
      <w:pPr>
        <w:widowControl/>
        <w:shd w:val="clear" w:color="auto" w:fill="1F1F1F"/>
        <w:autoSpaceDE/>
        <w:autoSpaceDN/>
        <w:spacing w:line="285" w:lineRule="atLeast"/>
        <w:rPr>
          <w:ins w:id="437" w:author="Harshita" w:date="2024-09-30T12:17:00Z"/>
          <w:color w:val="CCCCCC"/>
          <w:sz w:val="24"/>
          <w:szCs w:val="24"/>
          <w:lang w:val="en-IN" w:eastAsia="en-IN" w:bidi="hi-IN"/>
        </w:rPr>
      </w:pPr>
      <w:ins w:id="43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CCCCCC"/>
            <w:sz w:val="24"/>
            <w:szCs w:val="24"/>
            <w:lang w:val="en-IN" w:eastAsia="en-IN" w:bidi="hi-IN"/>
          </w:rPr>
          <w:t xml:space="preserve"> </w:t>
        </w:r>
        <w:proofErr w:type="spellStart"/>
        <w:r w:rsidRPr="00FC35A7">
          <w:rPr>
            <w:color w:val="9CDCFE"/>
            <w:sz w:val="24"/>
            <w:szCs w:val="24"/>
            <w:lang w:val="en-IN" w:eastAsia="en-IN" w:bidi="hi-IN"/>
          </w:rPr>
          <w:t>href</w:t>
        </w:r>
        <w:proofErr w:type="spellEnd"/>
        <w:r w:rsidRPr="00FC35A7">
          <w:rPr>
            <w:color w:val="CCCCCC"/>
            <w:sz w:val="24"/>
            <w:szCs w:val="24"/>
            <w:lang w:val="en-IN" w:eastAsia="en-IN" w:bidi="hi-IN"/>
          </w:rPr>
          <w:t>=</w:t>
        </w:r>
        <w:r w:rsidRPr="00FC35A7">
          <w:rPr>
            <w:color w:val="CE9178"/>
            <w:sz w:val="24"/>
            <w:szCs w:val="24"/>
            <w:lang w:val="en-IN" w:eastAsia="en-IN" w:bidi="hi-IN"/>
          </w:rPr>
          <w:t>"#"</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w:t>
        </w:r>
        <w:proofErr w:type="spellStart"/>
        <w:r w:rsidRPr="00FC35A7">
          <w:rPr>
            <w:color w:val="CE9178"/>
            <w:sz w:val="24"/>
            <w:szCs w:val="24"/>
            <w:lang w:val="en-IN" w:eastAsia="en-IN" w:bidi="hi-IN"/>
          </w:rPr>
          <w:t>btn</w:t>
        </w:r>
        <w:proofErr w:type="spellEnd"/>
        <w:r w:rsidRPr="00FC35A7">
          <w:rPr>
            <w:color w:val="CE9178"/>
            <w:sz w:val="24"/>
            <w:szCs w:val="24"/>
            <w:lang w:val="en-IN" w:eastAsia="en-IN" w:bidi="hi-IN"/>
          </w:rPr>
          <w:t>"</w:t>
        </w:r>
        <w:r w:rsidRPr="00FC35A7">
          <w:rPr>
            <w:color w:val="808080"/>
            <w:sz w:val="24"/>
            <w:szCs w:val="24"/>
            <w:lang w:val="en-IN" w:eastAsia="en-IN" w:bidi="hi-IN"/>
          </w:rPr>
          <w:t>&gt;</w:t>
        </w:r>
        <w:r w:rsidRPr="00FC35A7">
          <w:rPr>
            <w:color w:val="CCCCCC"/>
            <w:sz w:val="24"/>
            <w:szCs w:val="24"/>
            <w:lang w:val="en-IN" w:eastAsia="en-IN" w:bidi="hi-IN"/>
          </w:rPr>
          <w:t>add to cart</w:t>
        </w:r>
        <w:r w:rsidRPr="00FC35A7">
          <w:rPr>
            <w:color w:val="808080"/>
            <w:sz w:val="24"/>
            <w:szCs w:val="24"/>
            <w:lang w:val="en-IN" w:eastAsia="en-IN" w:bidi="hi-IN"/>
          </w:rPr>
          <w:t>&lt;/</w:t>
        </w:r>
        <w:r w:rsidRPr="00FC35A7">
          <w:rPr>
            <w:color w:val="569CD6"/>
            <w:sz w:val="24"/>
            <w:szCs w:val="24"/>
            <w:lang w:val="en-IN" w:eastAsia="en-IN" w:bidi="hi-IN"/>
          </w:rPr>
          <w:t>a</w:t>
        </w:r>
        <w:r w:rsidRPr="00FC35A7">
          <w:rPr>
            <w:color w:val="808080"/>
            <w:sz w:val="24"/>
            <w:szCs w:val="24"/>
            <w:lang w:val="en-IN" w:eastAsia="en-IN" w:bidi="hi-IN"/>
          </w:rPr>
          <w:t>&gt;</w:t>
        </w:r>
      </w:ins>
    </w:p>
    <w:p w14:paraId="6DC13D32" w14:textId="77777777" w:rsidR="000359C3" w:rsidRPr="00FC35A7" w:rsidRDefault="000359C3" w:rsidP="000359C3">
      <w:pPr>
        <w:widowControl/>
        <w:shd w:val="clear" w:color="auto" w:fill="1F1F1F"/>
        <w:autoSpaceDE/>
        <w:autoSpaceDN/>
        <w:spacing w:line="285" w:lineRule="atLeast"/>
        <w:rPr>
          <w:ins w:id="439" w:author="Harshita" w:date="2024-09-30T12:17:00Z"/>
          <w:color w:val="CCCCCC"/>
          <w:sz w:val="24"/>
          <w:szCs w:val="24"/>
          <w:lang w:val="en-IN" w:eastAsia="en-IN" w:bidi="hi-IN"/>
        </w:rPr>
      </w:pPr>
      <w:ins w:id="44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29558B32" w14:textId="77777777" w:rsidR="000359C3" w:rsidRPr="00FC35A7" w:rsidRDefault="000359C3" w:rsidP="000359C3">
      <w:pPr>
        <w:widowControl/>
        <w:shd w:val="clear" w:color="auto" w:fill="1F1F1F"/>
        <w:autoSpaceDE/>
        <w:autoSpaceDN/>
        <w:spacing w:line="285" w:lineRule="atLeast"/>
        <w:rPr>
          <w:ins w:id="441" w:author="Harshita" w:date="2024-09-30T12:17:00Z"/>
          <w:color w:val="CCCCCC"/>
          <w:sz w:val="24"/>
          <w:szCs w:val="24"/>
          <w:lang w:val="en-IN" w:eastAsia="en-IN" w:bidi="hi-IN"/>
        </w:rPr>
      </w:pPr>
      <w:ins w:id="44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51C9C385" w14:textId="77777777" w:rsidR="000359C3" w:rsidRPr="00FC35A7" w:rsidRDefault="000359C3" w:rsidP="005033BC">
      <w:pPr>
        <w:widowControl/>
        <w:autoSpaceDE/>
        <w:autoSpaceDN/>
        <w:rPr>
          <w:ins w:id="443" w:author="Harshita" w:date="2024-09-30T12:17:00Z"/>
          <w:sz w:val="24"/>
          <w:szCs w:val="24"/>
          <w:u w:val="single"/>
          <w:lang w:val="en-IN" w:eastAsia="en-IN" w:bidi="hi-IN"/>
        </w:rPr>
      </w:pPr>
    </w:p>
    <w:p w14:paraId="445EB4A9" w14:textId="77777777" w:rsidR="000359C3" w:rsidRPr="00FC35A7" w:rsidRDefault="000359C3" w:rsidP="005033BC">
      <w:pPr>
        <w:widowControl/>
        <w:autoSpaceDE/>
        <w:autoSpaceDN/>
        <w:rPr>
          <w:ins w:id="444" w:author="Harshita" w:date="2024-09-30T12:17:00Z"/>
          <w:sz w:val="24"/>
          <w:szCs w:val="24"/>
          <w:u w:val="single"/>
          <w:lang w:val="en-IN" w:eastAsia="en-IN" w:bidi="hi-IN"/>
        </w:rPr>
      </w:pPr>
    </w:p>
    <w:p w14:paraId="00458E17" w14:textId="0F6FB17C" w:rsidR="000359C3" w:rsidRPr="00FC35A7" w:rsidRDefault="000A7878" w:rsidP="005033BC">
      <w:pPr>
        <w:widowControl/>
        <w:autoSpaceDE/>
        <w:autoSpaceDN/>
        <w:rPr>
          <w:ins w:id="445" w:author="Harshita" w:date="2024-09-30T12:17:00Z"/>
          <w:b/>
          <w:bCs/>
          <w:sz w:val="24"/>
          <w:szCs w:val="24"/>
          <w:u w:val="single"/>
          <w:lang w:val="en-IN" w:eastAsia="en-IN" w:bidi="hi-IN"/>
        </w:rPr>
      </w:pPr>
      <w:ins w:id="446" w:author="Harshita" w:date="2024-09-30T12:17:00Z">
        <w:r w:rsidRPr="00FC35A7">
          <w:rPr>
            <w:b/>
            <w:bCs/>
            <w:sz w:val="24"/>
            <w:szCs w:val="24"/>
            <w:u w:val="single"/>
            <w:lang w:val="en-IN" w:eastAsia="en-IN" w:bidi="hi-IN"/>
          </w:rPr>
          <w:t>OUTPUT:</w:t>
        </w:r>
      </w:ins>
    </w:p>
    <w:p w14:paraId="0768C1E7" w14:textId="77777777" w:rsidR="000359C3" w:rsidRPr="00FC35A7" w:rsidRDefault="000359C3" w:rsidP="005033BC">
      <w:pPr>
        <w:widowControl/>
        <w:autoSpaceDE/>
        <w:autoSpaceDN/>
        <w:rPr>
          <w:ins w:id="447" w:author="Harshita" w:date="2024-09-30T12:17:00Z"/>
          <w:sz w:val="24"/>
          <w:szCs w:val="24"/>
          <w:u w:val="single"/>
          <w:lang w:val="en-IN" w:eastAsia="en-IN" w:bidi="hi-IN"/>
        </w:rPr>
      </w:pPr>
      <w:ins w:id="448" w:author="Harshita" w:date="2024-09-30T12:17:00Z">
        <w:r w:rsidRPr="00FC35A7">
          <w:rPr>
            <w:noProof/>
            <w:sz w:val="24"/>
            <w:szCs w:val="24"/>
            <w:u w:val="single"/>
            <w:lang w:val="en-IN" w:eastAsia="en-IN" w:bidi="hi-IN"/>
          </w:rPr>
          <w:drawing>
            <wp:inline distT="0" distB="0" distL="0" distR="0" wp14:anchorId="51E60665" wp14:editId="0090351A">
              <wp:extent cx="6311900" cy="2988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ATURES.jfif"/>
                      <pic:cNvPicPr/>
                    </pic:nvPicPr>
                    <pic:blipFill>
                      <a:blip r:embed="rId12">
                        <a:extLst>
                          <a:ext uri="{28A0092B-C50C-407E-A947-70E740481C1C}">
                            <a14:useLocalDpi xmlns:a14="http://schemas.microsoft.com/office/drawing/2010/main" val="0"/>
                          </a:ext>
                        </a:extLst>
                      </a:blip>
                      <a:stretch>
                        <a:fillRect/>
                      </a:stretch>
                    </pic:blipFill>
                    <pic:spPr>
                      <a:xfrm>
                        <a:off x="0" y="0"/>
                        <a:ext cx="6311900" cy="2988310"/>
                      </a:xfrm>
                      <a:prstGeom prst="rect">
                        <a:avLst/>
                      </a:prstGeom>
                    </pic:spPr>
                  </pic:pic>
                </a:graphicData>
              </a:graphic>
            </wp:inline>
          </w:drawing>
        </w:r>
      </w:ins>
    </w:p>
    <w:p w14:paraId="3BEA701C" w14:textId="77777777" w:rsidR="0097375A" w:rsidRDefault="0097375A" w:rsidP="000A7878">
      <w:pPr>
        <w:pStyle w:val="Heading4"/>
        <w:ind w:left="0" w:firstLine="568"/>
        <w:jc w:val="left"/>
        <w:rPr>
          <w:i w:val="0"/>
          <w:iCs/>
          <w:sz w:val="24"/>
          <w:szCs w:val="24"/>
          <w:u w:val="single"/>
          <w:lang w:val="en-IN" w:eastAsia="en-IN" w:bidi="hi-IN"/>
        </w:rPr>
      </w:pPr>
    </w:p>
    <w:p w14:paraId="28B72608" w14:textId="77777777" w:rsidR="0097375A" w:rsidRDefault="0097375A" w:rsidP="000A7878">
      <w:pPr>
        <w:pStyle w:val="Heading4"/>
        <w:ind w:left="0" w:firstLine="568"/>
        <w:jc w:val="left"/>
        <w:rPr>
          <w:i w:val="0"/>
          <w:iCs/>
          <w:sz w:val="24"/>
          <w:szCs w:val="24"/>
          <w:u w:val="single"/>
          <w:lang w:val="en-IN" w:eastAsia="en-IN" w:bidi="hi-IN"/>
        </w:rPr>
      </w:pPr>
    </w:p>
    <w:p w14:paraId="58E38193" w14:textId="2BDBC23B" w:rsidR="000359C3" w:rsidRPr="00FC35A7" w:rsidRDefault="000A7878" w:rsidP="000A7878">
      <w:pPr>
        <w:pStyle w:val="Heading4"/>
        <w:ind w:left="0" w:firstLine="568"/>
        <w:jc w:val="left"/>
        <w:rPr>
          <w:ins w:id="449" w:author="Harshita" w:date="2024-09-30T12:17:00Z"/>
          <w:i w:val="0"/>
          <w:iCs/>
          <w:sz w:val="24"/>
          <w:szCs w:val="24"/>
          <w:u w:val="single"/>
          <w:lang w:val="en-IN" w:eastAsia="en-IN" w:bidi="hi-IN"/>
        </w:rPr>
      </w:pPr>
      <w:ins w:id="450" w:author="Harshita" w:date="2024-09-30T12:17:00Z">
        <w:r w:rsidRPr="00FC35A7">
          <w:rPr>
            <w:i w:val="0"/>
            <w:iCs/>
            <w:sz w:val="24"/>
            <w:szCs w:val="24"/>
            <w:u w:val="single"/>
            <w:lang w:val="en-IN" w:eastAsia="en-IN" w:bidi="hi-IN"/>
          </w:rPr>
          <w:t>EXPLANATION:</w:t>
        </w:r>
      </w:ins>
    </w:p>
    <w:p w14:paraId="2AEED7A2" w14:textId="77777777" w:rsidR="000A7878" w:rsidRPr="00FC35A7" w:rsidRDefault="000A7878" w:rsidP="000A7878">
      <w:pPr>
        <w:pStyle w:val="Heading4"/>
        <w:ind w:left="0" w:firstLine="568"/>
        <w:jc w:val="left"/>
        <w:rPr>
          <w:ins w:id="451" w:author="Harshita" w:date="2024-09-30T12:17:00Z"/>
          <w:i w:val="0"/>
          <w:iCs/>
          <w:sz w:val="24"/>
          <w:szCs w:val="24"/>
          <w:u w:val="single"/>
          <w:lang w:val="en-IN" w:eastAsia="en-IN" w:bidi="hi-IN"/>
        </w:rPr>
      </w:pPr>
    </w:p>
    <w:p w14:paraId="27D33A58" w14:textId="77777777" w:rsidR="000359C3" w:rsidRPr="00FC35A7" w:rsidRDefault="000359C3" w:rsidP="000359C3">
      <w:pPr>
        <w:pStyle w:val="ListParagraph"/>
        <w:widowControl/>
        <w:numPr>
          <w:ilvl w:val="0"/>
          <w:numId w:val="30"/>
        </w:numPr>
        <w:autoSpaceDE/>
        <w:autoSpaceDN/>
        <w:rPr>
          <w:ins w:id="452" w:author="Harshita" w:date="2024-09-30T12:17:00Z"/>
          <w:sz w:val="24"/>
          <w:szCs w:val="24"/>
          <w:lang w:val="en-IN" w:eastAsia="en-IN" w:bidi="hi-IN"/>
        </w:rPr>
      </w:pPr>
      <w:ins w:id="453" w:author="Harshita" w:date="2024-09-30T12:17:00Z">
        <w:r w:rsidRPr="00FC35A7">
          <w:rPr>
            <w:b/>
            <w:bCs/>
            <w:sz w:val="24"/>
            <w:szCs w:val="24"/>
            <w:lang w:val="en-IN" w:eastAsia="en-IN" w:bidi="hi-IN"/>
          </w:rPr>
          <w:t>&lt;section class="features" id="features"&gt;</w:t>
        </w:r>
        <w:r w:rsidRPr="00FC35A7">
          <w:rPr>
            <w:sz w:val="24"/>
            <w:szCs w:val="24"/>
            <w:lang w:val="en-IN" w:eastAsia="en-IN" w:bidi="hi-IN"/>
          </w:rPr>
          <w:t>:</w:t>
        </w:r>
      </w:ins>
    </w:p>
    <w:p w14:paraId="6D72094C" w14:textId="77777777" w:rsidR="000359C3" w:rsidRPr="00FC35A7" w:rsidRDefault="000359C3" w:rsidP="000359C3">
      <w:pPr>
        <w:widowControl/>
        <w:numPr>
          <w:ilvl w:val="0"/>
          <w:numId w:val="27"/>
        </w:numPr>
        <w:autoSpaceDE/>
        <w:autoSpaceDN/>
        <w:spacing w:before="100" w:beforeAutospacing="1" w:after="100" w:afterAutospacing="1"/>
        <w:rPr>
          <w:ins w:id="454" w:author="Harshita" w:date="2024-09-30T12:17:00Z"/>
          <w:sz w:val="24"/>
          <w:szCs w:val="24"/>
          <w:lang w:val="en-IN" w:eastAsia="en-IN" w:bidi="hi-IN"/>
        </w:rPr>
      </w:pPr>
      <w:ins w:id="455" w:author="Harshita" w:date="2024-09-30T12:17:00Z">
        <w:r w:rsidRPr="00FC35A7">
          <w:rPr>
            <w:sz w:val="24"/>
            <w:szCs w:val="24"/>
            <w:lang w:val="en-IN" w:eastAsia="en-IN" w:bidi="hi-IN"/>
          </w:rPr>
          <w:t>This tag defines a section of the webpage dedicated to featured books.</w:t>
        </w:r>
      </w:ins>
    </w:p>
    <w:p w14:paraId="4ADBA5D0" w14:textId="77777777" w:rsidR="000359C3" w:rsidRPr="00FC35A7" w:rsidRDefault="000359C3" w:rsidP="000359C3">
      <w:pPr>
        <w:widowControl/>
        <w:numPr>
          <w:ilvl w:val="0"/>
          <w:numId w:val="27"/>
        </w:numPr>
        <w:autoSpaceDE/>
        <w:autoSpaceDN/>
        <w:spacing w:before="100" w:beforeAutospacing="1" w:after="100" w:afterAutospacing="1"/>
        <w:rPr>
          <w:ins w:id="456" w:author="Harshita" w:date="2024-09-30T12:17:00Z"/>
          <w:sz w:val="24"/>
          <w:szCs w:val="24"/>
          <w:lang w:val="en-IN" w:eastAsia="en-IN" w:bidi="hi-IN"/>
        </w:rPr>
      </w:pPr>
      <w:ins w:id="457" w:author="Harshita" w:date="2024-09-30T12:17:00Z">
        <w:r w:rsidRPr="00FC35A7">
          <w:rPr>
            <w:sz w:val="24"/>
            <w:szCs w:val="24"/>
            <w:lang w:val="en-IN" w:eastAsia="en-IN" w:bidi="hi-IN"/>
          </w:rPr>
          <w:t>The class "features" can be used for styling, while the ID "features" allows for specific targeting with CSS or JavaScript.</w:t>
        </w:r>
      </w:ins>
    </w:p>
    <w:p w14:paraId="67750A7B" w14:textId="77777777" w:rsidR="000359C3" w:rsidRPr="00FC35A7" w:rsidRDefault="000359C3" w:rsidP="000359C3">
      <w:pPr>
        <w:pStyle w:val="ListParagraph"/>
        <w:widowControl/>
        <w:numPr>
          <w:ilvl w:val="0"/>
          <w:numId w:val="27"/>
        </w:numPr>
        <w:autoSpaceDE/>
        <w:autoSpaceDN/>
        <w:rPr>
          <w:ins w:id="458" w:author="Harshita" w:date="2024-09-30T12:17:00Z"/>
          <w:sz w:val="24"/>
          <w:szCs w:val="24"/>
          <w:lang w:val="en-IN" w:eastAsia="en-IN" w:bidi="hi-IN"/>
        </w:rPr>
      </w:pPr>
      <w:ins w:id="459" w:author="Harshita" w:date="2024-09-30T12:17:00Z">
        <w:r w:rsidRPr="00FC35A7">
          <w:rPr>
            <w:b/>
            <w:bCs/>
            <w:sz w:val="24"/>
            <w:szCs w:val="24"/>
            <w:lang w:val="en-IN" w:eastAsia="en-IN" w:bidi="hi-IN"/>
          </w:rPr>
          <w:t>&lt;h1 class="heading"&gt;&lt;span&gt;featured books&lt;/span&gt;&lt;/h1&gt;</w:t>
        </w:r>
        <w:r w:rsidRPr="00FC35A7">
          <w:rPr>
            <w:sz w:val="24"/>
            <w:szCs w:val="24"/>
            <w:lang w:val="en-IN" w:eastAsia="en-IN" w:bidi="hi-IN"/>
          </w:rPr>
          <w:t>:</w:t>
        </w:r>
      </w:ins>
    </w:p>
    <w:p w14:paraId="101FFC6F" w14:textId="77777777" w:rsidR="000359C3" w:rsidRPr="00FC35A7" w:rsidRDefault="000359C3" w:rsidP="000359C3">
      <w:pPr>
        <w:widowControl/>
        <w:numPr>
          <w:ilvl w:val="0"/>
          <w:numId w:val="28"/>
        </w:numPr>
        <w:autoSpaceDE/>
        <w:autoSpaceDN/>
        <w:spacing w:before="100" w:beforeAutospacing="1" w:after="100" w:afterAutospacing="1"/>
        <w:rPr>
          <w:ins w:id="460" w:author="Harshita" w:date="2024-09-30T12:17:00Z"/>
          <w:sz w:val="24"/>
          <w:szCs w:val="24"/>
          <w:lang w:val="en-IN" w:eastAsia="en-IN" w:bidi="hi-IN"/>
        </w:rPr>
      </w:pPr>
      <w:ins w:id="461" w:author="Harshita" w:date="2024-09-30T12:17:00Z">
        <w:r w:rsidRPr="00FC35A7">
          <w:rPr>
            <w:sz w:val="24"/>
            <w:szCs w:val="24"/>
            <w:lang w:val="en-IN" w:eastAsia="en-IN" w:bidi="hi-IN"/>
          </w:rPr>
          <w:t>This heading introduces the section, indicating that it showcases featured books.</w:t>
        </w:r>
      </w:ins>
    </w:p>
    <w:p w14:paraId="3623E972" w14:textId="77777777" w:rsidR="000359C3" w:rsidRPr="00FC35A7" w:rsidRDefault="000359C3" w:rsidP="000359C3">
      <w:pPr>
        <w:widowControl/>
        <w:numPr>
          <w:ilvl w:val="0"/>
          <w:numId w:val="28"/>
        </w:numPr>
        <w:autoSpaceDE/>
        <w:autoSpaceDN/>
        <w:spacing w:before="100" w:beforeAutospacing="1" w:after="100" w:afterAutospacing="1"/>
        <w:rPr>
          <w:ins w:id="462" w:author="Harshita" w:date="2024-09-30T12:17:00Z"/>
          <w:sz w:val="24"/>
          <w:szCs w:val="24"/>
          <w:lang w:val="en-IN" w:eastAsia="en-IN" w:bidi="hi-IN"/>
        </w:rPr>
      </w:pPr>
      <w:ins w:id="463" w:author="Harshita" w:date="2024-09-30T12:17:00Z">
        <w:r w:rsidRPr="00FC35A7">
          <w:rPr>
            <w:sz w:val="24"/>
            <w:szCs w:val="24"/>
            <w:lang w:val="en-IN" w:eastAsia="en-IN" w:bidi="hi-IN"/>
          </w:rPr>
          <w:t>The &lt;span&gt; tag can be used to style just the text "featured books" if desired.</w:t>
        </w:r>
      </w:ins>
    </w:p>
    <w:p w14:paraId="1ABF79F5" w14:textId="77777777" w:rsidR="000359C3" w:rsidRPr="00FC35A7" w:rsidRDefault="000359C3" w:rsidP="000359C3">
      <w:pPr>
        <w:pStyle w:val="ListParagraph"/>
        <w:widowControl/>
        <w:numPr>
          <w:ilvl w:val="0"/>
          <w:numId w:val="28"/>
        </w:numPr>
        <w:autoSpaceDE/>
        <w:autoSpaceDN/>
        <w:rPr>
          <w:ins w:id="464" w:author="Harshita" w:date="2024-09-30T12:17:00Z"/>
          <w:sz w:val="24"/>
          <w:szCs w:val="24"/>
          <w:lang w:val="en-IN" w:eastAsia="en-IN" w:bidi="hi-IN"/>
        </w:rPr>
      </w:pPr>
      <w:ins w:id="465" w:author="Harshita" w:date="2024-09-30T12:17:00Z">
        <w:r w:rsidRPr="00FC35A7">
          <w:rPr>
            <w:b/>
            <w:bCs/>
            <w:sz w:val="24"/>
            <w:szCs w:val="24"/>
            <w:lang w:val="en-IN" w:eastAsia="en-IN" w:bidi="hi-IN"/>
          </w:rPr>
          <w:t>&lt;div class="featured-slider"&gt;</w:t>
        </w:r>
        <w:r w:rsidRPr="00FC35A7">
          <w:rPr>
            <w:sz w:val="24"/>
            <w:szCs w:val="24"/>
            <w:lang w:val="en-IN" w:eastAsia="en-IN" w:bidi="hi-IN"/>
          </w:rPr>
          <w:t>:</w:t>
        </w:r>
      </w:ins>
    </w:p>
    <w:p w14:paraId="3FAEF1B3" w14:textId="5163DB74" w:rsidR="000359C3" w:rsidRPr="00FC35A7" w:rsidRDefault="000359C3" w:rsidP="00AC5FAF">
      <w:pPr>
        <w:widowControl/>
        <w:numPr>
          <w:ilvl w:val="0"/>
          <w:numId w:val="29"/>
        </w:numPr>
        <w:autoSpaceDE/>
        <w:autoSpaceDN/>
        <w:spacing w:before="100" w:beforeAutospacing="1" w:after="100" w:afterAutospacing="1"/>
        <w:rPr>
          <w:ins w:id="466" w:author="Harshita" w:date="2024-09-30T12:17:00Z"/>
          <w:sz w:val="24"/>
          <w:szCs w:val="24"/>
          <w:lang w:val="en-IN" w:eastAsia="en-IN" w:bidi="hi-IN"/>
        </w:rPr>
      </w:pPr>
      <w:ins w:id="467" w:author="Harshita" w:date="2024-09-30T12:17:00Z">
        <w:r w:rsidRPr="00FC35A7">
          <w:rPr>
            <w:sz w:val="24"/>
            <w:szCs w:val="24"/>
            <w:lang w:val="en-IN" w:eastAsia="en-IN" w:bidi="hi-IN"/>
          </w:rPr>
          <w:t>This division likely serves as a container for a slider or gallery of featured books. It can enable scrolling or transitioning between different books, depending on additional JavaScript or CSS.</w:t>
        </w:r>
      </w:ins>
    </w:p>
    <w:p w14:paraId="357B3453" w14:textId="77777777" w:rsidR="000359C3" w:rsidRPr="00FC35A7" w:rsidRDefault="000359C3" w:rsidP="00B85747">
      <w:pPr>
        <w:pStyle w:val="Heading4"/>
        <w:ind w:left="0" w:firstLine="568"/>
        <w:rPr>
          <w:ins w:id="468" w:author="Harshita" w:date="2024-09-30T12:17:00Z"/>
          <w:i w:val="0"/>
          <w:iCs/>
          <w:sz w:val="24"/>
          <w:szCs w:val="24"/>
          <w:u w:val="single"/>
          <w:lang w:val="en-IN" w:eastAsia="en-IN" w:bidi="hi-IN"/>
        </w:rPr>
      </w:pPr>
    </w:p>
    <w:p w14:paraId="529314E4" w14:textId="74A97664" w:rsidR="000359C3" w:rsidRPr="00FC35A7" w:rsidRDefault="000359C3" w:rsidP="000359C3">
      <w:pPr>
        <w:pStyle w:val="Heading4"/>
        <w:ind w:left="0" w:firstLine="568"/>
        <w:jc w:val="left"/>
        <w:rPr>
          <w:ins w:id="469" w:author="Harshita" w:date="2024-09-30T12:17:00Z"/>
          <w:b w:val="0"/>
          <w:bCs w:val="0"/>
          <w:i w:val="0"/>
          <w:iCs/>
          <w:sz w:val="24"/>
          <w:szCs w:val="24"/>
          <w:lang w:val="en-IN" w:eastAsia="en-IN" w:bidi="hi-IN"/>
        </w:rPr>
      </w:pPr>
      <w:ins w:id="470" w:author="Harshita" w:date="2024-09-30T12:17:00Z">
        <w:r w:rsidRPr="00FC35A7">
          <w:rPr>
            <w:b w:val="0"/>
            <w:bCs w:val="0"/>
            <w:i w:val="0"/>
            <w:iCs/>
            <w:sz w:val="24"/>
            <w:szCs w:val="24"/>
            <w:lang w:val="en-IN" w:eastAsia="en-IN" w:bidi="hi-IN"/>
          </w:rPr>
          <w:lastRenderedPageBreak/>
          <w:t xml:space="preserve">  CSS CODE:</w:t>
        </w:r>
      </w:ins>
    </w:p>
    <w:p w14:paraId="6F954644" w14:textId="77777777" w:rsidR="000359C3" w:rsidRPr="00FC35A7" w:rsidRDefault="000359C3" w:rsidP="000359C3">
      <w:pPr>
        <w:widowControl/>
        <w:shd w:val="clear" w:color="auto" w:fill="1F1F1F"/>
        <w:autoSpaceDE/>
        <w:autoSpaceDN/>
        <w:spacing w:line="285" w:lineRule="atLeast"/>
        <w:rPr>
          <w:ins w:id="471" w:author="Harshita" w:date="2024-09-30T12:17:00Z"/>
          <w:color w:val="CCCCCC"/>
          <w:sz w:val="24"/>
          <w:szCs w:val="24"/>
          <w:lang w:val="en-IN" w:eastAsia="en-IN" w:bidi="hi-IN"/>
        </w:rPr>
      </w:pPr>
      <w:ins w:id="472" w:author="Harshita" w:date="2024-09-30T12:17:00Z">
        <w:r w:rsidRPr="00FC35A7">
          <w:rPr>
            <w:color w:val="D7BA7D"/>
            <w:sz w:val="24"/>
            <w:szCs w:val="24"/>
            <w:lang w:val="en-IN" w:eastAsia="en-IN" w:bidi="hi-IN"/>
          </w:rPr>
          <w:t>.features</w:t>
        </w:r>
        <w:r w:rsidRPr="00FC35A7">
          <w:rPr>
            <w:color w:val="CCCCCC"/>
            <w:sz w:val="24"/>
            <w:szCs w:val="24"/>
            <w:lang w:val="en-IN" w:eastAsia="en-IN" w:bidi="hi-IN"/>
          </w:rPr>
          <w:t xml:space="preserve"> {</w:t>
        </w:r>
      </w:ins>
    </w:p>
    <w:p w14:paraId="4CB59DEE" w14:textId="77777777" w:rsidR="000359C3" w:rsidRPr="00FC35A7" w:rsidRDefault="000359C3" w:rsidP="000359C3">
      <w:pPr>
        <w:widowControl/>
        <w:shd w:val="clear" w:color="auto" w:fill="1F1F1F"/>
        <w:autoSpaceDE/>
        <w:autoSpaceDN/>
        <w:spacing w:line="285" w:lineRule="atLeast"/>
        <w:rPr>
          <w:ins w:id="473" w:author="Harshita" w:date="2024-09-30T12:17:00Z"/>
          <w:color w:val="CCCCCC"/>
          <w:sz w:val="24"/>
          <w:szCs w:val="24"/>
          <w:lang w:val="en-IN" w:eastAsia="en-IN" w:bidi="hi-IN"/>
        </w:rPr>
      </w:pPr>
      <w:ins w:id="47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50px</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w:t>
        </w:r>
      </w:ins>
    </w:p>
    <w:p w14:paraId="6E789DC8" w14:textId="77777777" w:rsidR="000359C3" w:rsidRPr="00FC35A7" w:rsidRDefault="000359C3" w:rsidP="000359C3">
      <w:pPr>
        <w:widowControl/>
        <w:shd w:val="clear" w:color="auto" w:fill="1F1F1F"/>
        <w:autoSpaceDE/>
        <w:autoSpaceDN/>
        <w:spacing w:line="285" w:lineRule="atLeast"/>
        <w:rPr>
          <w:ins w:id="475" w:author="Harshita" w:date="2024-09-30T12:17:00Z"/>
          <w:color w:val="CCCCCC"/>
          <w:sz w:val="24"/>
          <w:szCs w:val="24"/>
          <w:lang w:val="en-IN" w:eastAsia="en-IN" w:bidi="hi-IN"/>
        </w:rPr>
      </w:pPr>
      <w:ins w:id="47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#444444</w:t>
        </w:r>
        <w:r w:rsidRPr="00FC35A7">
          <w:rPr>
            <w:color w:val="CCCCCC"/>
            <w:sz w:val="24"/>
            <w:szCs w:val="24"/>
            <w:lang w:val="en-IN" w:eastAsia="en-IN" w:bidi="hi-IN"/>
          </w:rPr>
          <w:t>;</w:t>
        </w:r>
      </w:ins>
    </w:p>
    <w:p w14:paraId="2449F832" w14:textId="77777777" w:rsidR="000359C3" w:rsidRPr="00FC35A7" w:rsidRDefault="000359C3" w:rsidP="000359C3">
      <w:pPr>
        <w:widowControl/>
        <w:shd w:val="clear" w:color="auto" w:fill="1F1F1F"/>
        <w:autoSpaceDE/>
        <w:autoSpaceDN/>
        <w:spacing w:line="285" w:lineRule="atLeast"/>
        <w:rPr>
          <w:ins w:id="477" w:author="Harshita" w:date="2024-09-30T12:17:00Z"/>
          <w:color w:val="CCCCCC"/>
          <w:sz w:val="24"/>
          <w:szCs w:val="24"/>
          <w:lang w:val="en-IN" w:eastAsia="en-IN" w:bidi="hi-IN"/>
        </w:rPr>
      </w:pPr>
      <w:ins w:id="478"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44C3576D" w14:textId="77777777" w:rsidR="000359C3" w:rsidRPr="00FC35A7" w:rsidRDefault="000359C3" w:rsidP="000359C3">
      <w:pPr>
        <w:widowControl/>
        <w:shd w:val="clear" w:color="auto" w:fill="1F1F1F"/>
        <w:autoSpaceDE/>
        <w:autoSpaceDN/>
        <w:spacing w:line="285" w:lineRule="atLeast"/>
        <w:rPr>
          <w:ins w:id="479" w:author="Harshita" w:date="2024-09-30T12:17:00Z"/>
          <w:color w:val="CCCCCC"/>
          <w:sz w:val="24"/>
          <w:szCs w:val="24"/>
          <w:lang w:val="en-IN" w:eastAsia="en-IN" w:bidi="hi-IN"/>
        </w:rPr>
      </w:pPr>
      <w:ins w:id="480" w:author="Harshita" w:date="2024-09-30T12:17:00Z">
        <w:r w:rsidRPr="00FC35A7">
          <w:rPr>
            <w:color w:val="CCCCCC"/>
            <w:sz w:val="24"/>
            <w:szCs w:val="24"/>
            <w:lang w:val="en-IN" w:eastAsia="en-IN" w:bidi="hi-IN"/>
          </w:rPr>
          <w:t>}</w:t>
        </w:r>
      </w:ins>
    </w:p>
    <w:p w14:paraId="14FDD275" w14:textId="77777777" w:rsidR="000359C3" w:rsidRPr="00FC35A7" w:rsidRDefault="000359C3" w:rsidP="000359C3">
      <w:pPr>
        <w:widowControl/>
        <w:shd w:val="clear" w:color="auto" w:fill="1F1F1F"/>
        <w:autoSpaceDE/>
        <w:autoSpaceDN/>
        <w:spacing w:line="285" w:lineRule="atLeast"/>
        <w:rPr>
          <w:ins w:id="481" w:author="Harshita" w:date="2024-09-30T12:17:00Z"/>
          <w:color w:val="CCCCCC"/>
          <w:sz w:val="24"/>
          <w:szCs w:val="24"/>
          <w:lang w:val="en-IN" w:eastAsia="en-IN" w:bidi="hi-IN"/>
        </w:rPr>
      </w:pPr>
    </w:p>
    <w:p w14:paraId="687F8E85" w14:textId="77777777" w:rsidR="000359C3" w:rsidRPr="00FC35A7" w:rsidRDefault="000359C3" w:rsidP="000359C3">
      <w:pPr>
        <w:widowControl/>
        <w:shd w:val="clear" w:color="auto" w:fill="1F1F1F"/>
        <w:autoSpaceDE/>
        <w:autoSpaceDN/>
        <w:spacing w:line="285" w:lineRule="atLeast"/>
        <w:rPr>
          <w:ins w:id="482" w:author="Harshita" w:date="2024-09-30T12:17:00Z"/>
          <w:color w:val="CCCCCC"/>
          <w:sz w:val="24"/>
          <w:szCs w:val="24"/>
          <w:lang w:val="en-IN" w:eastAsia="en-IN" w:bidi="hi-IN"/>
        </w:rPr>
      </w:pPr>
      <w:ins w:id="483" w:author="Harshita" w:date="2024-09-30T12:17:00Z">
        <w:r w:rsidRPr="00FC35A7">
          <w:rPr>
            <w:color w:val="D7BA7D"/>
            <w:sz w:val="24"/>
            <w:szCs w:val="24"/>
            <w:lang w:val="en-IN" w:eastAsia="en-IN" w:bidi="hi-IN"/>
          </w:rPr>
          <w:t>.features</w:t>
        </w:r>
        <w:r w:rsidRPr="00FC35A7">
          <w:rPr>
            <w:color w:val="CCCCCC"/>
            <w:sz w:val="24"/>
            <w:szCs w:val="24"/>
            <w:lang w:val="en-IN" w:eastAsia="en-IN" w:bidi="hi-IN"/>
          </w:rPr>
          <w:t xml:space="preserve"> </w:t>
        </w:r>
        <w:r w:rsidRPr="00FC35A7">
          <w:rPr>
            <w:color w:val="D7BA7D"/>
            <w:sz w:val="24"/>
            <w:szCs w:val="24"/>
            <w:lang w:val="en-IN" w:eastAsia="en-IN" w:bidi="hi-IN"/>
          </w:rPr>
          <w:t>.heading</w:t>
        </w:r>
        <w:r w:rsidRPr="00FC35A7">
          <w:rPr>
            <w:color w:val="CCCCCC"/>
            <w:sz w:val="24"/>
            <w:szCs w:val="24"/>
            <w:lang w:val="en-IN" w:eastAsia="en-IN" w:bidi="hi-IN"/>
          </w:rPr>
          <w:t xml:space="preserve"> {</w:t>
        </w:r>
      </w:ins>
    </w:p>
    <w:p w14:paraId="008B711E" w14:textId="77777777" w:rsidR="000359C3" w:rsidRPr="00FC35A7" w:rsidRDefault="000359C3" w:rsidP="000359C3">
      <w:pPr>
        <w:widowControl/>
        <w:shd w:val="clear" w:color="auto" w:fill="1F1F1F"/>
        <w:autoSpaceDE/>
        <w:autoSpaceDN/>
        <w:spacing w:line="285" w:lineRule="atLeast"/>
        <w:rPr>
          <w:ins w:id="484" w:author="Harshita" w:date="2024-09-30T12:17:00Z"/>
          <w:color w:val="CCCCCC"/>
          <w:sz w:val="24"/>
          <w:szCs w:val="24"/>
          <w:lang w:val="en-IN" w:eastAsia="en-IN" w:bidi="hi-IN"/>
        </w:rPr>
      </w:pPr>
      <w:ins w:id="48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w:t>
        </w:r>
        <w:proofErr w:type="gramEnd"/>
        <w:r w:rsidRPr="00FC35A7">
          <w:rPr>
            <w:color w:val="9CDCFE"/>
            <w:sz w:val="24"/>
            <w:szCs w:val="24"/>
            <w:lang w:val="en-IN" w:eastAsia="en-IN" w:bidi="hi-IN"/>
          </w:rPr>
          <w:t>align</w:t>
        </w:r>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007F357D" w14:textId="77777777" w:rsidR="000359C3" w:rsidRPr="00FC35A7" w:rsidRDefault="000359C3" w:rsidP="000359C3">
      <w:pPr>
        <w:widowControl/>
        <w:shd w:val="clear" w:color="auto" w:fill="1F1F1F"/>
        <w:autoSpaceDE/>
        <w:autoSpaceDN/>
        <w:spacing w:line="285" w:lineRule="atLeast"/>
        <w:rPr>
          <w:ins w:id="486" w:author="Harshita" w:date="2024-09-30T12:17:00Z"/>
          <w:color w:val="CCCCCC"/>
          <w:sz w:val="24"/>
          <w:szCs w:val="24"/>
          <w:lang w:val="en-IN" w:eastAsia="en-IN" w:bidi="hi-IN"/>
        </w:rPr>
      </w:pPr>
      <w:ins w:id="48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36px</w:t>
        </w:r>
        <w:r w:rsidRPr="00FC35A7">
          <w:rPr>
            <w:color w:val="CCCCCC"/>
            <w:sz w:val="24"/>
            <w:szCs w:val="24"/>
            <w:lang w:val="en-IN" w:eastAsia="en-IN" w:bidi="hi-IN"/>
          </w:rPr>
          <w:t>;</w:t>
        </w:r>
      </w:ins>
    </w:p>
    <w:p w14:paraId="2B33A89F" w14:textId="77777777" w:rsidR="000359C3" w:rsidRPr="00FC35A7" w:rsidRDefault="000359C3" w:rsidP="000359C3">
      <w:pPr>
        <w:widowControl/>
        <w:shd w:val="clear" w:color="auto" w:fill="1F1F1F"/>
        <w:autoSpaceDE/>
        <w:autoSpaceDN/>
        <w:spacing w:line="285" w:lineRule="atLeast"/>
        <w:rPr>
          <w:ins w:id="488" w:author="Harshita" w:date="2024-09-30T12:17:00Z"/>
          <w:color w:val="CCCCCC"/>
          <w:sz w:val="24"/>
          <w:szCs w:val="24"/>
          <w:lang w:val="en-IN" w:eastAsia="en-IN" w:bidi="hi-IN"/>
        </w:rPr>
      </w:pPr>
      <w:ins w:id="48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50px</w:t>
        </w:r>
        <w:r w:rsidRPr="00FC35A7">
          <w:rPr>
            <w:color w:val="CCCCCC"/>
            <w:sz w:val="24"/>
            <w:szCs w:val="24"/>
            <w:lang w:val="en-IN" w:eastAsia="en-IN" w:bidi="hi-IN"/>
          </w:rPr>
          <w:t>;</w:t>
        </w:r>
      </w:ins>
    </w:p>
    <w:p w14:paraId="77D8A12D" w14:textId="77777777" w:rsidR="000359C3" w:rsidRPr="00FC35A7" w:rsidRDefault="000359C3" w:rsidP="000359C3">
      <w:pPr>
        <w:widowControl/>
        <w:shd w:val="clear" w:color="auto" w:fill="1F1F1F"/>
        <w:autoSpaceDE/>
        <w:autoSpaceDN/>
        <w:spacing w:line="285" w:lineRule="atLeast"/>
        <w:rPr>
          <w:ins w:id="490" w:author="Harshita" w:date="2024-09-30T12:17:00Z"/>
          <w:color w:val="CCCCCC"/>
          <w:sz w:val="24"/>
          <w:szCs w:val="24"/>
          <w:lang w:val="en-IN" w:eastAsia="en-IN" w:bidi="hi-IN"/>
        </w:rPr>
      </w:pPr>
      <w:ins w:id="491" w:author="Harshita" w:date="2024-09-30T12:17:00Z">
        <w:r w:rsidRPr="00FC35A7">
          <w:rPr>
            <w:color w:val="CCCCCC"/>
            <w:sz w:val="24"/>
            <w:szCs w:val="24"/>
            <w:lang w:val="en-IN" w:eastAsia="en-IN" w:bidi="hi-IN"/>
          </w:rPr>
          <w:t>}</w:t>
        </w:r>
      </w:ins>
    </w:p>
    <w:p w14:paraId="4CAC42DB" w14:textId="77777777" w:rsidR="000359C3" w:rsidRPr="00FC35A7" w:rsidRDefault="000359C3" w:rsidP="000359C3">
      <w:pPr>
        <w:widowControl/>
        <w:shd w:val="clear" w:color="auto" w:fill="1F1F1F"/>
        <w:autoSpaceDE/>
        <w:autoSpaceDN/>
        <w:spacing w:line="285" w:lineRule="atLeast"/>
        <w:rPr>
          <w:ins w:id="492" w:author="Harshita" w:date="2024-09-30T12:17:00Z"/>
          <w:color w:val="CCCCCC"/>
          <w:sz w:val="24"/>
          <w:szCs w:val="24"/>
          <w:lang w:val="en-IN" w:eastAsia="en-IN" w:bidi="hi-IN"/>
        </w:rPr>
      </w:pPr>
    </w:p>
    <w:p w14:paraId="078DA567" w14:textId="77777777" w:rsidR="000359C3" w:rsidRPr="00FC35A7" w:rsidRDefault="000359C3" w:rsidP="000359C3">
      <w:pPr>
        <w:widowControl/>
        <w:shd w:val="clear" w:color="auto" w:fill="1F1F1F"/>
        <w:autoSpaceDE/>
        <w:autoSpaceDN/>
        <w:spacing w:line="285" w:lineRule="atLeast"/>
        <w:rPr>
          <w:ins w:id="493" w:author="Harshita" w:date="2024-09-30T12:17:00Z"/>
          <w:color w:val="CCCCCC"/>
          <w:sz w:val="24"/>
          <w:szCs w:val="24"/>
          <w:lang w:val="en-IN" w:eastAsia="en-IN" w:bidi="hi-IN"/>
        </w:rPr>
      </w:pPr>
      <w:ins w:id="494" w:author="Harshita" w:date="2024-09-30T12:17:00Z">
        <w:r w:rsidRPr="00FC35A7">
          <w:rPr>
            <w:color w:val="D7BA7D"/>
            <w:sz w:val="24"/>
            <w:szCs w:val="24"/>
            <w:lang w:val="en-IN" w:eastAsia="en-IN" w:bidi="hi-IN"/>
          </w:rPr>
          <w:t>.features</w:t>
        </w:r>
        <w:r w:rsidRPr="00FC35A7">
          <w:rPr>
            <w:color w:val="CCCCCC"/>
            <w:sz w:val="24"/>
            <w:szCs w:val="24"/>
            <w:lang w:val="en-IN" w:eastAsia="en-IN" w:bidi="hi-IN"/>
          </w:rPr>
          <w:t xml:space="preserve"> </w:t>
        </w:r>
        <w:r w:rsidRPr="00FC35A7">
          <w:rPr>
            <w:color w:val="D7BA7D"/>
            <w:sz w:val="24"/>
            <w:szCs w:val="24"/>
            <w:lang w:val="en-IN" w:eastAsia="en-IN" w:bidi="hi-IN"/>
          </w:rPr>
          <w:t>.heading</w:t>
        </w:r>
        <w:r w:rsidRPr="00FC35A7">
          <w:rPr>
            <w:color w:val="CCCCCC"/>
            <w:sz w:val="24"/>
            <w:szCs w:val="24"/>
            <w:lang w:val="en-IN" w:eastAsia="en-IN" w:bidi="hi-IN"/>
          </w:rPr>
          <w:t xml:space="preserve"> </w:t>
        </w:r>
        <w:r w:rsidRPr="00FC35A7">
          <w:rPr>
            <w:color w:val="D7BA7D"/>
            <w:sz w:val="24"/>
            <w:szCs w:val="24"/>
            <w:lang w:val="en-IN" w:eastAsia="en-IN" w:bidi="hi-IN"/>
          </w:rPr>
          <w:t>span</w:t>
        </w:r>
        <w:r w:rsidRPr="00FC35A7">
          <w:rPr>
            <w:color w:val="CCCCCC"/>
            <w:sz w:val="24"/>
            <w:szCs w:val="24"/>
            <w:lang w:val="en-IN" w:eastAsia="en-IN" w:bidi="hi-IN"/>
          </w:rPr>
          <w:t xml:space="preserve"> {</w:t>
        </w:r>
      </w:ins>
    </w:p>
    <w:p w14:paraId="600F0BBA" w14:textId="77777777" w:rsidR="000359C3" w:rsidRPr="00FC35A7" w:rsidRDefault="000359C3" w:rsidP="000359C3">
      <w:pPr>
        <w:widowControl/>
        <w:shd w:val="clear" w:color="auto" w:fill="1F1F1F"/>
        <w:autoSpaceDE/>
        <w:autoSpaceDN/>
        <w:spacing w:line="285" w:lineRule="atLeast"/>
        <w:rPr>
          <w:ins w:id="495" w:author="Harshita" w:date="2024-09-30T12:17:00Z"/>
          <w:color w:val="CCCCCC"/>
          <w:sz w:val="24"/>
          <w:szCs w:val="24"/>
          <w:lang w:val="en-IN" w:eastAsia="en-IN" w:bidi="hi-IN"/>
        </w:rPr>
      </w:pPr>
      <w:ins w:id="496"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3C41B7F6" w14:textId="77777777" w:rsidR="000359C3" w:rsidRPr="00FC35A7" w:rsidRDefault="000359C3" w:rsidP="000359C3">
      <w:pPr>
        <w:widowControl/>
        <w:shd w:val="clear" w:color="auto" w:fill="1F1F1F"/>
        <w:autoSpaceDE/>
        <w:autoSpaceDN/>
        <w:spacing w:line="285" w:lineRule="atLeast"/>
        <w:rPr>
          <w:ins w:id="497" w:author="Harshita" w:date="2024-09-30T12:17:00Z"/>
          <w:color w:val="CCCCCC"/>
          <w:sz w:val="24"/>
          <w:szCs w:val="24"/>
          <w:lang w:val="en-IN" w:eastAsia="en-IN" w:bidi="hi-IN"/>
        </w:rPr>
      </w:pPr>
      <w:ins w:id="498" w:author="Harshita" w:date="2024-09-30T12:17:00Z">
        <w:r w:rsidRPr="00FC35A7">
          <w:rPr>
            <w:color w:val="CCCCCC"/>
            <w:sz w:val="24"/>
            <w:szCs w:val="24"/>
            <w:lang w:val="en-IN" w:eastAsia="en-IN" w:bidi="hi-IN"/>
          </w:rPr>
          <w:t>}</w:t>
        </w:r>
      </w:ins>
    </w:p>
    <w:p w14:paraId="403B2698" w14:textId="77777777" w:rsidR="000359C3" w:rsidRPr="00FC35A7" w:rsidRDefault="000359C3" w:rsidP="000359C3">
      <w:pPr>
        <w:widowControl/>
        <w:shd w:val="clear" w:color="auto" w:fill="1F1F1F"/>
        <w:autoSpaceDE/>
        <w:autoSpaceDN/>
        <w:spacing w:line="285" w:lineRule="atLeast"/>
        <w:rPr>
          <w:ins w:id="499" w:author="Harshita" w:date="2024-09-30T12:17:00Z"/>
          <w:color w:val="CCCCCC"/>
          <w:sz w:val="24"/>
          <w:szCs w:val="24"/>
          <w:lang w:val="en-IN" w:eastAsia="en-IN" w:bidi="hi-IN"/>
        </w:rPr>
      </w:pPr>
    </w:p>
    <w:p w14:paraId="384460F9" w14:textId="77777777" w:rsidR="000359C3" w:rsidRPr="00FC35A7" w:rsidRDefault="000359C3" w:rsidP="000359C3">
      <w:pPr>
        <w:widowControl/>
        <w:shd w:val="clear" w:color="auto" w:fill="1F1F1F"/>
        <w:autoSpaceDE/>
        <w:autoSpaceDN/>
        <w:spacing w:line="285" w:lineRule="atLeast"/>
        <w:rPr>
          <w:ins w:id="500" w:author="Harshita" w:date="2024-09-30T12:17:00Z"/>
          <w:color w:val="CCCCCC"/>
          <w:sz w:val="24"/>
          <w:szCs w:val="24"/>
          <w:lang w:val="en-IN" w:eastAsia="en-IN" w:bidi="hi-IN"/>
        </w:rPr>
      </w:pPr>
      <w:ins w:id="501"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ins>
    </w:p>
    <w:p w14:paraId="3248FC6F" w14:textId="77777777" w:rsidR="000359C3" w:rsidRPr="00FC35A7" w:rsidRDefault="000359C3" w:rsidP="000359C3">
      <w:pPr>
        <w:widowControl/>
        <w:shd w:val="clear" w:color="auto" w:fill="1F1F1F"/>
        <w:autoSpaceDE/>
        <w:autoSpaceDN/>
        <w:spacing w:line="285" w:lineRule="atLeast"/>
        <w:rPr>
          <w:ins w:id="502" w:author="Harshita" w:date="2024-09-30T12:17:00Z"/>
          <w:color w:val="CCCCCC"/>
          <w:sz w:val="24"/>
          <w:szCs w:val="24"/>
          <w:lang w:val="en-IN" w:eastAsia="en-IN" w:bidi="hi-IN"/>
        </w:rPr>
      </w:pPr>
      <w:ins w:id="50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display</w:t>
        </w:r>
        <w:proofErr w:type="gramEnd"/>
        <w:r w:rsidRPr="00FC35A7">
          <w:rPr>
            <w:color w:val="CCCCCC"/>
            <w:sz w:val="24"/>
            <w:szCs w:val="24"/>
            <w:lang w:val="en-IN" w:eastAsia="en-IN" w:bidi="hi-IN"/>
          </w:rPr>
          <w:t xml:space="preserve">: </w:t>
        </w:r>
        <w:r w:rsidRPr="00FC35A7">
          <w:rPr>
            <w:color w:val="CE9178"/>
            <w:sz w:val="24"/>
            <w:szCs w:val="24"/>
            <w:lang w:val="en-IN" w:eastAsia="en-IN" w:bidi="hi-IN"/>
          </w:rPr>
          <w:t>flex</w:t>
        </w:r>
        <w:r w:rsidRPr="00FC35A7">
          <w:rPr>
            <w:color w:val="CCCCCC"/>
            <w:sz w:val="24"/>
            <w:szCs w:val="24"/>
            <w:lang w:val="en-IN" w:eastAsia="en-IN" w:bidi="hi-IN"/>
          </w:rPr>
          <w:t>;</w:t>
        </w:r>
      </w:ins>
    </w:p>
    <w:p w14:paraId="35090F35" w14:textId="77777777" w:rsidR="000359C3" w:rsidRPr="00FC35A7" w:rsidRDefault="000359C3" w:rsidP="000359C3">
      <w:pPr>
        <w:widowControl/>
        <w:shd w:val="clear" w:color="auto" w:fill="1F1F1F"/>
        <w:autoSpaceDE/>
        <w:autoSpaceDN/>
        <w:spacing w:line="285" w:lineRule="atLeast"/>
        <w:rPr>
          <w:ins w:id="504" w:author="Harshita" w:date="2024-09-30T12:17:00Z"/>
          <w:color w:val="CCCCCC"/>
          <w:sz w:val="24"/>
          <w:szCs w:val="24"/>
          <w:lang w:val="en-IN" w:eastAsia="en-IN" w:bidi="hi-IN"/>
        </w:rPr>
      </w:pPr>
      <w:ins w:id="50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justify-content</w:t>
        </w:r>
        <w:proofErr w:type="gramEnd"/>
        <w:r w:rsidRPr="00FC35A7">
          <w:rPr>
            <w:color w:val="CCCCCC"/>
            <w:sz w:val="24"/>
            <w:szCs w:val="24"/>
            <w:lang w:val="en-IN" w:eastAsia="en-IN" w:bidi="hi-IN"/>
          </w:rPr>
          <w:t xml:space="preserve">: </w:t>
        </w:r>
        <w:r w:rsidRPr="00FC35A7">
          <w:rPr>
            <w:color w:val="CE9178"/>
            <w:sz w:val="24"/>
            <w:szCs w:val="24"/>
            <w:lang w:val="en-IN" w:eastAsia="en-IN" w:bidi="hi-IN"/>
          </w:rPr>
          <w:t>space-around</w:t>
        </w:r>
        <w:r w:rsidRPr="00FC35A7">
          <w:rPr>
            <w:color w:val="CCCCCC"/>
            <w:sz w:val="24"/>
            <w:szCs w:val="24"/>
            <w:lang w:val="en-IN" w:eastAsia="en-IN" w:bidi="hi-IN"/>
          </w:rPr>
          <w:t>;</w:t>
        </w:r>
      </w:ins>
    </w:p>
    <w:p w14:paraId="379938C6" w14:textId="77777777" w:rsidR="000359C3" w:rsidRPr="00FC35A7" w:rsidRDefault="000359C3" w:rsidP="000359C3">
      <w:pPr>
        <w:widowControl/>
        <w:shd w:val="clear" w:color="auto" w:fill="1F1F1F"/>
        <w:autoSpaceDE/>
        <w:autoSpaceDN/>
        <w:spacing w:line="285" w:lineRule="atLeast"/>
        <w:rPr>
          <w:ins w:id="506" w:author="Harshita" w:date="2024-09-30T12:17:00Z"/>
          <w:color w:val="CCCCCC"/>
          <w:sz w:val="24"/>
          <w:szCs w:val="24"/>
          <w:lang w:val="en-IN" w:eastAsia="en-IN" w:bidi="hi-IN"/>
        </w:rPr>
      </w:pPr>
      <w:ins w:id="50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flex-wrap</w:t>
        </w:r>
        <w:proofErr w:type="gramEnd"/>
        <w:r w:rsidRPr="00FC35A7">
          <w:rPr>
            <w:color w:val="CCCCCC"/>
            <w:sz w:val="24"/>
            <w:szCs w:val="24"/>
            <w:lang w:val="en-IN" w:eastAsia="en-IN" w:bidi="hi-IN"/>
          </w:rPr>
          <w:t xml:space="preserve">: </w:t>
        </w:r>
        <w:r w:rsidRPr="00FC35A7">
          <w:rPr>
            <w:color w:val="CE9178"/>
            <w:sz w:val="24"/>
            <w:szCs w:val="24"/>
            <w:lang w:val="en-IN" w:eastAsia="en-IN" w:bidi="hi-IN"/>
          </w:rPr>
          <w:t>wrap</w:t>
        </w:r>
        <w:r w:rsidRPr="00FC35A7">
          <w:rPr>
            <w:color w:val="CCCCCC"/>
            <w:sz w:val="24"/>
            <w:szCs w:val="24"/>
            <w:lang w:val="en-IN" w:eastAsia="en-IN" w:bidi="hi-IN"/>
          </w:rPr>
          <w:t>;</w:t>
        </w:r>
      </w:ins>
    </w:p>
    <w:p w14:paraId="0C23D994" w14:textId="77777777" w:rsidR="000359C3" w:rsidRPr="00FC35A7" w:rsidRDefault="000359C3" w:rsidP="000359C3">
      <w:pPr>
        <w:widowControl/>
        <w:shd w:val="clear" w:color="auto" w:fill="1F1F1F"/>
        <w:autoSpaceDE/>
        <w:autoSpaceDN/>
        <w:spacing w:line="285" w:lineRule="atLeast"/>
        <w:rPr>
          <w:ins w:id="508" w:author="Harshita" w:date="2024-09-30T12:17:00Z"/>
          <w:color w:val="CCCCCC"/>
          <w:sz w:val="24"/>
          <w:szCs w:val="24"/>
          <w:lang w:val="en-IN" w:eastAsia="en-IN" w:bidi="hi-IN"/>
        </w:rPr>
      </w:pPr>
      <w:ins w:id="509" w:author="Harshita" w:date="2024-09-30T12:17:00Z">
        <w:r w:rsidRPr="00FC35A7">
          <w:rPr>
            <w:color w:val="CCCCCC"/>
            <w:sz w:val="24"/>
            <w:szCs w:val="24"/>
            <w:lang w:val="en-IN" w:eastAsia="en-IN" w:bidi="hi-IN"/>
          </w:rPr>
          <w:t>}</w:t>
        </w:r>
      </w:ins>
    </w:p>
    <w:p w14:paraId="565EA77B" w14:textId="77777777" w:rsidR="000359C3" w:rsidRPr="00FC35A7" w:rsidRDefault="000359C3" w:rsidP="000359C3">
      <w:pPr>
        <w:widowControl/>
        <w:shd w:val="clear" w:color="auto" w:fill="1F1F1F"/>
        <w:autoSpaceDE/>
        <w:autoSpaceDN/>
        <w:spacing w:line="285" w:lineRule="atLeast"/>
        <w:rPr>
          <w:ins w:id="510" w:author="Harshita" w:date="2024-09-30T12:17:00Z"/>
          <w:color w:val="CCCCCC"/>
          <w:sz w:val="24"/>
          <w:szCs w:val="24"/>
          <w:lang w:val="en-IN" w:eastAsia="en-IN" w:bidi="hi-IN"/>
        </w:rPr>
      </w:pPr>
    </w:p>
    <w:p w14:paraId="084BF3AD" w14:textId="77777777" w:rsidR="000359C3" w:rsidRPr="00FC35A7" w:rsidRDefault="000359C3" w:rsidP="000359C3">
      <w:pPr>
        <w:widowControl/>
        <w:shd w:val="clear" w:color="auto" w:fill="1F1F1F"/>
        <w:autoSpaceDE/>
        <w:autoSpaceDN/>
        <w:spacing w:line="285" w:lineRule="atLeast"/>
        <w:rPr>
          <w:ins w:id="511" w:author="Harshita" w:date="2024-09-30T12:17:00Z"/>
          <w:color w:val="CCCCCC"/>
          <w:sz w:val="24"/>
          <w:szCs w:val="24"/>
          <w:lang w:val="en-IN" w:eastAsia="en-IN" w:bidi="hi-IN"/>
        </w:rPr>
      </w:pPr>
      <w:ins w:id="512"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.box</w:t>
        </w:r>
        <w:r w:rsidRPr="00FC35A7">
          <w:rPr>
            <w:color w:val="CCCCCC"/>
            <w:sz w:val="24"/>
            <w:szCs w:val="24"/>
            <w:lang w:val="en-IN" w:eastAsia="en-IN" w:bidi="hi-IN"/>
          </w:rPr>
          <w:t xml:space="preserve"> {</w:t>
        </w:r>
      </w:ins>
    </w:p>
    <w:p w14:paraId="64CFED17" w14:textId="77777777" w:rsidR="000359C3" w:rsidRPr="00FC35A7" w:rsidRDefault="000359C3" w:rsidP="000359C3">
      <w:pPr>
        <w:widowControl/>
        <w:shd w:val="clear" w:color="auto" w:fill="1F1F1F"/>
        <w:autoSpaceDE/>
        <w:autoSpaceDN/>
        <w:spacing w:line="285" w:lineRule="atLeast"/>
        <w:rPr>
          <w:ins w:id="513" w:author="Harshita" w:date="2024-09-30T12:17:00Z"/>
          <w:color w:val="CCCCCC"/>
          <w:sz w:val="24"/>
          <w:szCs w:val="24"/>
          <w:lang w:val="en-IN" w:eastAsia="en-IN" w:bidi="hi-IN"/>
        </w:rPr>
      </w:pPr>
      <w:ins w:id="51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17C782DE" w14:textId="77777777" w:rsidR="000359C3" w:rsidRPr="00FC35A7" w:rsidRDefault="000359C3" w:rsidP="000359C3">
      <w:pPr>
        <w:widowControl/>
        <w:shd w:val="clear" w:color="auto" w:fill="1F1F1F"/>
        <w:autoSpaceDE/>
        <w:autoSpaceDN/>
        <w:spacing w:line="285" w:lineRule="atLeast"/>
        <w:rPr>
          <w:ins w:id="515" w:author="Harshita" w:date="2024-09-30T12:17:00Z"/>
          <w:color w:val="CCCCCC"/>
          <w:sz w:val="24"/>
          <w:szCs w:val="24"/>
          <w:lang w:val="en-IN" w:eastAsia="en-IN" w:bidi="hi-IN"/>
        </w:rPr>
      </w:pPr>
      <w:ins w:id="516"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#333</w:t>
        </w:r>
        <w:r w:rsidRPr="00FC35A7">
          <w:rPr>
            <w:color w:val="CCCCCC"/>
            <w:sz w:val="24"/>
            <w:szCs w:val="24"/>
            <w:lang w:val="en-IN" w:eastAsia="en-IN" w:bidi="hi-IN"/>
          </w:rPr>
          <w:t>;</w:t>
        </w:r>
      </w:ins>
    </w:p>
    <w:p w14:paraId="5BF44D9F" w14:textId="77777777" w:rsidR="000359C3" w:rsidRPr="00FC35A7" w:rsidRDefault="000359C3" w:rsidP="000359C3">
      <w:pPr>
        <w:widowControl/>
        <w:shd w:val="clear" w:color="auto" w:fill="1F1F1F"/>
        <w:autoSpaceDE/>
        <w:autoSpaceDN/>
        <w:spacing w:line="285" w:lineRule="atLeast"/>
        <w:rPr>
          <w:ins w:id="517" w:author="Harshita" w:date="2024-09-30T12:17:00Z"/>
          <w:color w:val="CCCCCC"/>
          <w:sz w:val="24"/>
          <w:szCs w:val="24"/>
          <w:lang w:val="en-IN" w:eastAsia="en-IN" w:bidi="hi-IN"/>
        </w:rPr>
      </w:pPr>
      <w:ins w:id="51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4652B7D6" w14:textId="77777777" w:rsidR="000359C3" w:rsidRPr="00FC35A7" w:rsidRDefault="000359C3" w:rsidP="000359C3">
      <w:pPr>
        <w:widowControl/>
        <w:shd w:val="clear" w:color="auto" w:fill="1F1F1F"/>
        <w:autoSpaceDE/>
        <w:autoSpaceDN/>
        <w:spacing w:line="285" w:lineRule="atLeast"/>
        <w:rPr>
          <w:ins w:id="519" w:author="Harshita" w:date="2024-09-30T12:17:00Z"/>
          <w:color w:val="CCCCCC"/>
          <w:sz w:val="24"/>
          <w:szCs w:val="24"/>
          <w:lang w:val="en-IN" w:eastAsia="en-IN" w:bidi="hi-IN"/>
        </w:rPr>
      </w:pPr>
      <w:ins w:id="52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6E6355DF" w14:textId="77777777" w:rsidR="000359C3" w:rsidRPr="00FC35A7" w:rsidRDefault="000359C3" w:rsidP="000359C3">
      <w:pPr>
        <w:widowControl/>
        <w:shd w:val="clear" w:color="auto" w:fill="1F1F1F"/>
        <w:autoSpaceDE/>
        <w:autoSpaceDN/>
        <w:spacing w:line="285" w:lineRule="atLeast"/>
        <w:rPr>
          <w:ins w:id="521" w:author="Harshita" w:date="2024-09-30T12:17:00Z"/>
          <w:color w:val="CCCCCC"/>
          <w:sz w:val="24"/>
          <w:szCs w:val="24"/>
          <w:lang w:val="en-IN" w:eastAsia="en-IN" w:bidi="hi-IN"/>
        </w:rPr>
      </w:pPr>
      <w:ins w:id="52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73E230A3" w14:textId="77777777" w:rsidR="000359C3" w:rsidRPr="00FC35A7" w:rsidRDefault="000359C3" w:rsidP="000359C3">
      <w:pPr>
        <w:widowControl/>
        <w:shd w:val="clear" w:color="auto" w:fill="1F1F1F"/>
        <w:autoSpaceDE/>
        <w:autoSpaceDN/>
        <w:spacing w:line="285" w:lineRule="atLeast"/>
        <w:rPr>
          <w:ins w:id="523" w:author="Harshita" w:date="2024-09-30T12:17:00Z"/>
          <w:color w:val="CCCCCC"/>
          <w:sz w:val="24"/>
          <w:szCs w:val="24"/>
          <w:lang w:val="en-IN" w:eastAsia="en-IN" w:bidi="hi-IN"/>
        </w:rPr>
      </w:pPr>
      <w:ins w:id="52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250px</w:t>
        </w:r>
        <w:r w:rsidRPr="00FC35A7">
          <w:rPr>
            <w:color w:val="CCCCCC"/>
            <w:sz w:val="24"/>
            <w:szCs w:val="24"/>
            <w:lang w:val="en-IN" w:eastAsia="en-IN" w:bidi="hi-IN"/>
          </w:rPr>
          <w:t>;</w:t>
        </w:r>
      </w:ins>
    </w:p>
    <w:p w14:paraId="4770DB52" w14:textId="77777777" w:rsidR="000359C3" w:rsidRPr="00FC35A7" w:rsidRDefault="000359C3" w:rsidP="000359C3">
      <w:pPr>
        <w:widowControl/>
        <w:shd w:val="clear" w:color="auto" w:fill="1F1F1F"/>
        <w:autoSpaceDE/>
        <w:autoSpaceDN/>
        <w:spacing w:line="285" w:lineRule="atLeast"/>
        <w:rPr>
          <w:ins w:id="525" w:author="Harshita" w:date="2024-09-30T12:17:00Z"/>
          <w:color w:val="CCCCCC"/>
          <w:sz w:val="24"/>
          <w:szCs w:val="24"/>
          <w:lang w:val="en-IN" w:eastAsia="en-IN" w:bidi="hi-IN"/>
        </w:rPr>
      </w:pPr>
      <w:ins w:id="52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box-shadow</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4px</w:t>
        </w:r>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 xml:space="preserve"> </w:t>
        </w:r>
        <w:proofErr w:type="spellStart"/>
        <w:r w:rsidRPr="00FC35A7">
          <w:rPr>
            <w:color w:val="DCDCAA"/>
            <w:sz w:val="24"/>
            <w:szCs w:val="24"/>
            <w:lang w:val="en-IN" w:eastAsia="en-IN" w:bidi="hi-IN"/>
          </w:rPr>
          <w:t>rgba</w:t>
        </w:r>
        <w:proofErr w:type="spellEnd"/>
        <w:r w:rsidRPr="00FC35A7">
          <w:rPr>
            <w:color w:val="CCCCCC"/>
            <w:sz w:val="24"/>
            <w:szCs w:val="24"/>
            <w:lang w:val="en-IN" w:eastAsia="en-IN" w:bidi="hi-IN"/>
          </w:rPr>
          <w:t>(</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0.1</w:t>
        </w:r>
        <w:r w:rsidRPr="00FC35A7">
          <w:rPr>
            <w:color w:val="CCCCCC"/>
            <w:sz w:val="24"/>
            <w:szCs w:val="24"/>
            <w:lang w:val="en-IN" w:eastAsia="en-IN" w:bidi="hi-IN"/>
          </w:rPr>
          <w:t>);</w:t>
        </w:r>
      </w:ins>
    </w:p>
    <w:p w14:paraId="4F9AA73D" w14:textId="77777777" w:rsidR="000359C3" w:rsidRPr="00FC35A7" w:rsidRDefault="000359C3" w:rsidP="000359C3">
      <w:pPr>
        <w:widowControl/>
        <w:shd w:val="clear" w:color="auto" w:fill="1F1F1F"/>
        <w:autoSpaceDE/>
        <w:autoSpaceDN/>
        <w:spacing w:line="285" w:lineRule="atLeast"/>
        <w:rPr>
          <w:ins w:id="527" w:author="Harshita" w:date="2024-09-30T12:17:00Z"/>
          <w:color w:val="CCCCCC"/>
          <w:sz w:val="24"/>
          <w:szCs w:val="24"/>
          <w:lang w:val="en-IN" w:eastAsia="en-IN" w:bidi="hi-IN"/>
        </w:rPr>
      </w:pPr>
      <w:ins w:id="52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w:t>
        </w:r>
        <w:proofErr w:type="gramEnd"/>
        <w:r w:rsidRPr="00FC35A7">
          <w:rPr>
            <w:color w:val="9CDCFE"/>
            <w:sz w:val="24"/>
            <w:szCs w:val="24"/>
            <w:lang w:val="en-IN" w:eastAsia="en-IN" w:bidi="hi-IN"/>
          </w:rPr>
          <w:t>align</w:t>
        </w:r>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7B0EAFD0" w14:textId="77777777" w:rsidR="000359C3" w:rsidRPr="00FC35A7" w:rsidRDefault="000359C3" w:rsidP="000359C3">
      <w:pPr>
        <w:widowControl/>
        <w:shd w:val="clear" w:color="auto" w:fill="1F1F1F"/>
        <w:autoSpaceDE/>
        <w:autoSpaceDN/>
        <w:spacing w:line="285" w:lineRule="atLeast"/>
        <w:rPr>
          <w:ins w:id="529" w:author="Harshita" w:date="2024-09-30T12:17:00Z"/>
          <w:color w:val="CCCCCC"/>
          <w:sz w:val="24"/>
          <w:szCs w:val="24"/>
          <w:lang w:val="en-IN" w:eastAsia="en-IN" w:bidi="hi-IN"/>
        </w:rPr>
      </w:pPr>
      <w:ins w:id="53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transition</w:t>
        </w:r>
        <w:proofErr w:type="gramEnd"/>
        <w:r w:rsidRPr="00FC35A7">
          <w:rPr>
            <w:color w:val="CCCCCC"/>
            <w:sz w:val="24"/>
            <w:szCs w:val="24"/>
            <w:lang w:val="en-IN" w:eastAsia="en-IN" w:bidi="hi-IN"/>
          </w:rPr>
          <w:t xml:space="preserve">: transform </w:t>
        </w:r>
        <w:r w:rsidRPr="00FC35A7">
          <w:rPr>
            <w:color w:val="B5CEA8"/>
            <w:sz w:val="24"/>
            <w:szCs w:val="24"/>
            <w:lang w:val="en-IN" w:eastAsia="en-IN" w:bidi="hi-IN"/>
          </w:rPr>
          <w:t>0.3s</w:t>
        </w:r>
        <w:r w:rsidRPr="00FC35A7">
          <w:rPr>
            <w:color w:val="CCCCCC"/>
            <w:sz w:val="24"/>
            <w:szCs w:val="24"/>
            <w:lang w:val="en-IN" w:eastAsia="en-IN" w:bidi="hi-IN"/>
          </w:rPr>
          <w:t>;</w:t>
        </w:r>
      </w:ins>
    </w:p>
    <w:p w14:paraId="7D7BCAE6" w14:textId="77777777" w:rsidR="000359C3" w:rsidRPr="00FC35A7" w:rsidRDefault="000359C3" w:rsidP="000359C3">
      <w:pPr>
        <w:widowControl/>
        <w:shd w:val="clear" w:color="auto" w:fill="1F1F1F"/>
        <w:autoSpaceDE/>
        <w:autoSpaceDN/>
        <w:spacing w:line="285" w:lineRule="atLeast"/>
        <w:rPr>
          <w:ins w:id="531" w:author="Harshita" w:date="2024-09-30T12:17:00Z"/>
          <w:color w:val="CCCCCC"/>
          <w:sz w:val="24"/>
          <w:szCs w:val="24"/>
          <w:lang w:val="en-IN" w:eastAsia="en-IN" w:bidi="hi-IN"/>
        </w:rPr>
      </w:pPr>
      <w:ins w:id="532" w:author="Harshita" w:date="2024-09-30T12:17:00Z">
        <w:r w:rsidRPr="00FC35A7">
          <w:rPr>
            <w:color w:val="CCCCCC"/>
            <w:sz w:val="24"/>
            <w:szCs w:val="24"/>
            <w:lang w:val="en-IN" w:eastAsia="en-IN" w:bidi="hi-IN"/>
          </w:rPr>
          <w:t>}</w:t>
        </w:r>
      </w:ins>
    </w:p>
    <w:p w14:paraId="1123E201" w14:textId="77777777" w:rsidR="000359C3" w:rsidRPr="00FC35A7" w:rsidRDefault="000359C3" w:rsidP="000359C3">
      <w:pPr>
        <w:widowControl/>
        <w:shd w:val="clear" w:color="auto" w:fill="1F1F1F"/>
        <w:autoSpaceDE/>
        <w:autoSpaceDN/>
        <w:spacing w:line="285" w:lineRule="atLeast"/>
        <w:rPr>
          <w:ins w:id="533" w:author="Harshita" w:date="2024-09-30T12:17:00Z"/>
          <w:color w:val="CCCCCC"/>
          <w:sz w:val="24"/>
          <w:szCs w:val="24"/>
          <w:lang w:val="en-IN" w:eastAsia="en-IN" w:bidi="hi-IN"/>
        </w:rPr>
      </w:pPr>
    </w:p>
    <w:p w14:paraId="28A1EB00" w14:textId="77777777" w:rsidR="000359C3" w:rsidRPr="00FC35A7" w:rsidRDefault="000359C3" w:rsidP="000359C3">
      <w:pPr>
        <w:widowControl/>
        <w:shd w:val="clear" w:color="auto" w:fill="1F1F1F"/>
        <w:autoSpaceDE/>
        <w:autoSpaceDN/>
        <w:spacing w:line="285" w:lineRule="atLeast"/>
        <w:rPr>
          <w:ins w:id="534" w:author="Harshita" w:date="2024-09-30T12:17:00Z"/>
          <w:color w:val="CCCCCC"/>
          <w:sz w:val="24"/>
          <w:szCs w:val="24"/>
          <w:lang w:val="en-IN" w:eastAsia="en-IN" w:bidi="hi-IN"/>
        </w:rPr>
      </w:pPr>
      <w:ins w:id="535"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w:t>
        </w:r>
        <w:proofErr w:type="spellStart"/>
        <w:r w:rsidRPr="00FC35A7">
          <w:rPr>
            <w:color w:val="D7BA7D"/>
            <w:sz w:val="24"/>
            <w:szCs w:val="24"/>
            <w:lang w:val="en-IN" w:eastAsia="en-IN" w:bidi="hi-IN"/>
          </w:rPr>
          <w:t>box</w:t>
        </w:r>
        <w:proofErr w:type="gramStart"/>
        <w:r w:rsidRPr="00FC35A7">
          <w:rPr>
            <w:color w:val="D7BA7D"/>
            <w:sz w:val="24"/>
            <w:szCs w:val="24"/>
            <w:lang w:val="en-IN" w:eastAsia="en-IN" w:bidi="hi-IN"/>
          </w:rPr>
          <w:t>:hover</w:t>
        </w:r>
        <w:proofErr w:type="spellEnd"/>
        <w:proofErr w:type="gramEnd"/>
        <w:r w:rsidRPr="00FC35A7">
          <w:rPr>
            <w:color w:val="CCCCCC"/>
            <w:sz w:val="24"/>
            <w:szCs w:val="24"/>
            <w:lang w:val="en-IN" w:eastAsia="en-IN" w:bidi="hi-IN"/>
          </w:rPr>
          <w:t xml:space="preserve"> {</w:t>
        </w:r>
      </w:ins>
    </w:p>
    <w:p w14:paraId="66C12009" w14:textId="77777777" w:rsidR="000359C3" w:rsidRPr="00FC35A7" w:rsidRDefault="000359C3" w:rsidP="000359C3">
      <w:pPr>
        <w:widowControl/>
        <w:shd w:val="clear" w:color="auto" w:fill="1F1F1F"/>
        <w:autoSpaceDE/>
        <w:autoSpaceDN/>
        <w:spacing w:line="285" w:lineRule="atLeast"/>
        <w:rPr>
          <w:ins w:id="536" w:author="Harshita" w:date="2024-09-30T12:17:00Z"/>
          <w:color w:val="CCCCCC"/>
          <w:sz w:val="24"/>
          <w:szCs w:val="24"/>
          <w:lang w:val="en-IN" w:eastAsia="en-IN" w:bidi="hi-IN"/>
        </w:rPr>
      </w:pPr>
      <w:ins w:id="53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transform</w:t>
        </w:r>
        <w:proofErr w:type="gramEnd"/>
        <w:r w:rsidRPr="00FC35A7">
          <w:rPr>
            <w:color w:val="CCCCCC"/>
            <w:sz w:val="24"/>
            <w:szCs w:val="24"/>
            <w:lang w:val="en-IN" w:eastAsia="en-IN" w:bidi="hi-IN"/>
          </w:rPr>
          <w:t xml:space="preserve">: </w:t>
        </w:r>
        <w:proofErr w:type="spellStart"/>
        <w:r w:rsidRPr="00FC35A7">
          <w:rPr>
            <w:color w:val="DCDCAA"/>
            <w:sz w:val="24"/>
            <w:szCs w:val="24"/>
            <w:lang w:val="en-IN" w:eastAsia="en-IN" w:bidi="hi-IN"/>
          </w:rPr>
          <w:t>translateY</w:t>
        </w:r>
        <w:proofErr w:type="spellEnd"/>
        <w:r w:rsidRPr="00FC35A7">
          <w:rPr>
            <w:color w:val="CCCCCC"/>
            <w:sz w:val="24"/>
            <w:szCs w:val="24"/>
            <w:lang w:val="en-IN" w:eastAsia="en-IN" w:bidi="hi-IN"/>
          </w:rPr>
          <w:t>(</w:t>
        </w:r>
        <w:r w:rsidRPr="00FC35A7">
          <w:rPr>
            <w:color w:val="B5CEA8"/>
            <w:sz w:val="24"/>
            <w:szCs w:val="24"/>
            <w:lang w:val="en-IN" w:eastAsia="en-IN" w:bidi="hi-IN"/>
          </w:rPr>
          <w:t>-10px</w:t>
        </w:r>
        <w:r w:rsidRPr="00FC35A7">
          <w:rPr>
            <w:color w:val="CCCCCC"/>
            <w:sz w:val="24"/>
            <w:szCs w:val="24"/>
            <w:lang w:val="en-IN" w:eastAsia="en-IN" w:bidi="hi-IN"/>
          </w:rPr>
          <w:t>);</w:t>
        </w:r>
      </w:ins>
    </w:p>
    <w:p w14:paraId="19F6EC96" w14:textId="77777777" w:rsidR="000359C3" w:rsidRPr="00FC35A7" w:rsidRDefault="000359C3" w:rsidP="000359C3">
      <w:pPr>
        <w:widowControl/>
        <w:shd w:val="clear" w:color="auto" w:fill="1F1F1F"/>
        <w:autoSpaceDE/>
        <w:autoSpaceDN/>
        <w:spacing w:line="285" w:lineRule="atLeast"/>
        <w:rPr>
          <w:ins w:id="538" w:author="Harshita" w:date="2024-09-30T12:17:00Z"/>
          <w:color w:val="CCCCCC"/>
          <w:sz w:val="24"/>
          <w:szCs w:val="24"/>
          <w:lang w:val="en-IN" w:eastAsia="en-IN" w:bidi="hi-IN"/>
        </w:rPr>
      </w:pPr>
      <w:ins w:id="539" w:author="Harshita" w:date="2024-09-30T12:17:00Z">
        <w:r w:rsidRPr="00FC35A7">
          <w:rPr>
            <w:color w:val="CCCCCC"/>
            <w:sz w:val="24"/>
            <w:szCs w:val="24"/>
            <w:lang w:val="en-IN" w:eastAsia="en-IN" w:bidi="hi-IN"/>
          </w:rPr>
          <w:t>}</w:t>
        </w:r>
      </w:ins>
    </w:p>
    <w:p w14:paraId="30DEFEE0" w14:textId="77777777" w:rsidR="000359C3" w:rsidRPr="00FC35A7" w:rsidRDefault="000359C3" w:rsidP="000359C3">
      <w:pPr>
        <w:widowControl/>
        <w:shd w:val="clear" w:color="auto" w:fill="1F1F1F"/>
        <w:autoSpaceDE/>
        <w:autoSpaceDN/>
        <w:spacing w:line="285" w:lineRule="atLeast"/>
        <w:rPr>
          <w:ins w:id="540" w:author="Harshita" w:date="2024-09-30T12:17:00Z"/>
          <w:color w:val="CCCCCC"/>
          <w:sz w:val="24"/>
          <w:szCs w:val="24"/>
          <w:lang w:val="en-IN" w:eastAsia="en-IN" w:bidi="hi-IN"/>
        </w:rPr>
      </w:pPr>
    </w:p>
    <w:p w14:paraId="75E49CAE" w14:textId="77777777" w:rsidR="000359C3" w:rsidRPr="00FC35A7" w:rsidRDefault="000359C3" w:rsidP="000359C3">
      <w:pPr>
        <w:widowControl/>
        <w:shd w:val="clear" w:color="auto" w:fill="1F1F1F"/>
        <w:autoSpaceDE/>
        <w:autoSpaceDN/>
        <w:spacing w:line="285" w:lineRule="atLeast"/>
        <w:rPr>
          <w:ins w:id="541" w:author="Harshita" w:date="2024-09-30T12:17:00Z"/>
          <w:color w:val="CCCCCC"/>
          <w:sz w:val="24"/>
          <w:szCs w:val="24"/>
          <w:lang w:val="en-IN" w:eastAsia="en-IN" w:bidi="hi-IN"/>
        </w:rPr>
      </w:pPr>
      <w:ins w:id="542"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.icons</w:t>
        </w:r>
        <w:r w:rsidRPr="00FC35A7">
          <w:rPr>
            <w:color w:val="CCCCCC"/>
            <w:sz w:val="24"/>
            <w:szCs w:val="24"/>
            <w:lang w:val="en-IN" w:eastAsia="en-IN" w:bidi="hi-IN"/>
          </w:rPr>
          <w:t xml:space="preserve"> {</w:t>
        </w:r>
      </w:ins>
    </w:p>
    <w:p w14:paraId="5E5BC016" w14:textId="77777777" w:rsidR="000359C3" w:rsidRPr="00FC35A7" w:rsidRDefault="000359C3" w:rsidP="000359C3">
      <w:pPr>
        <w:widowControl/>
        <w:shd w:val="clear" w:color="auto" w:fill="1F1F1F"/>
        <w:autoSpaceDE/>
        <w:autoSpaceDN/>
        <w:spacing w:line="285" w:lineRule="atLeast"/>
        <w:rPr>
          <w:ins w:id="543" w:author="Harshita" w:date="2024-09-30T12:17:00Z"/>
          <w:color w:val="CCCCCC"/>
          <w:sz w:val="24"/>
          <w:szCs w:val="24"/>
          <w:lang w:val="en-IN" w:eastAsia="en-IN" w:bidi="hi-IN"/>
        </w:rPr>
      </w:pPr>
      <w:ins w:id="54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00E4F605" w14:textId="77777777" w:rsidR="000359C3" w:rsidRPr="00FC35A7" w:rsidRDefault="000359C3" w:rsidP="000359C3">
      <w:pPr>
        <w:widowControl/>
        <w:shd w:val="clear" w:color="auto" w:fill="1F1F1F"/>
        <w:autoSpaceDE/>
        <w:autoSpaceDN/>
        <w:spacing w:line="285" w:lineRule="atLeast"/>
        <w:rPr>
          <w:ins w:id="545" w:author="Harshita" w:date="2024-09-30T12:17:00Z"/>
          <w:color w:val="CCCCCC"/>
          <w:sz w:val="24"/>
          <w:szCs w:val="24"/>
          <w:lang w:val="en-IN" w:eastAsia="en-IN" w:bidi="hi-IN"/>
        </w:rPr>
      </w:pPr>
      <w:ins w:id="546" w:author="Harshita" w:date="2024-09-30T12:17:00Z">
        <w:r w:rsidRPr="00FC35A7">
          <w:rPr>
            <w:color w:val="CCCCCC"/>
            <w:sz w:val="24"/>
            <w:szCs w:val="24"/>
            <w:lang w:val="en-IN" w:eastAsia="en-IN" w:bidi="hi-IN"/>
          </w:rPr>
          <w:t>}</w:t>
        </w:r>
      </w:ins>
    </w:p>
    <w:p w14:paraId="6ABED21D" w14:textId="77777777" w:rsidR="000359C3" w:rsidRPr="00FC35A7" w:rsidRDefault="000359C3" w:rsidP="000359C3">
      <w:pPr>
        <w:widowControl/>
        <w:shd w:val="clear" w:color="auto" w:fill="1F1F1F"/>
        <w:autoSpaceDE/>
        <w:autoSpaceDN/>
        <w:spacing w:line="285" w:lineRule="atLeast"/>
        <w:rPr>
          <w:ins w:id="547" w:author="Harshita" w:date="2024-09-30T12:17:00Z"/>
          <w:color w:val="CCCCCC"/>
          <w:sz w:val="24"/>
          <w:szCs w:val="24"/>
          <w:lang w:val="en-IN" w:eastAsia="en-IN" w:bidi="hi-IN"/>
        </w:rPr>
      </w:pPr>
    </w:p>
    <w:p w14:paraId="358F9A7F" w14:textId="77777777" w:rsidR="000359C3" w:rsidRPr="00FC35A7" w:rsidRDefault="000359C3" w:rsidP="000359C3">
      <w:pPr>
        <w:widowControl/>
        <w:shd w:val="clear" w:color="auto" w:fill="1F1F1F"/>
        <w:autoSpaceDE/>
        <w:autoSpaceDN/>
        <w:spacing w:line="285" w:lineRule="atLeast"/>
        <w:rPr>
          <w:ins w:id="548" w:author="Harshita" w:date="2024-09-30T12:17:00Z"/>
          <w:color w:val="CCCCCC"/>
          <w:sz w:val="24"/>
          <w:szCs w:val="24"/>
          <w:lang w:val="en-IN" w:eastAsia="en-IN" w:bidi="hi-IN"/>
        </w:rPr>
      </w:pPr>
      <w:ins w:id="549"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.icons</w:t>
        </w:r>
        <w:r w:rsidRPr="00FC35A7">
          <w:rPr>
            <w:color w:val="CCCCCC"/>
            <w:sz w:val="24"/>
            <w:szCs w:val="24"/>
            <w:lang w:val="en-IN" w:eastAsia="en-IN" w:bidi="hi-IN"/>
          </w:rPr>
          <w:t xml:space="preserve"> </w:t>
        </w:r>
        <w:r w:rsidRPr="00FC35A7">
          <w:rPr>
            <w:color w:val="D7BA7D"/>
            <w:sz w:val="24"/>
            <w:szCs w:val="24"/>
            <w:lang w:val="en-IN" w:eastAsia="en-IN" w:bidi="hi-IN"/>
          </w:rPr>
          <w:t>a</w:t>
        </w:r>
        <w:r w:rsidRPr="00FC35A7">
          <w:rPr>
            <w:color w:val="CCCCCC"/>
            <w:sz w:val="24"/>
            <w:szCs w:val="24"/>
            <w:lang w:val="en-IN" w:eastAsia="en-IN" w:bidi="hi-IN"/>
          </w:rPr>
          <w:t xml:space="preserve"> {</w:t>
        </w:r>
      </w:ins>
    </w:p>
    <w:p w14:paraId="6126D805" w14:textId="77777777" w:rsidR="000359C3" w:rsidRPr="00FC35A7" w:rsidRDefault="000359C3" w:rsidP="000359C3">
      <w:pPr>
        <w:widowControl/>
        <w:shd w:val="clear" w:color="auto" w:fill="1F1F1F"/>
        <w:autoSpaceDE/>
        <w:autoSpaceDN/>
        <w:spacing w:line="285" w:lineRule="atLeast"/>
        <w:rPr>
          <w:ins w:id="550" w:author="Harshita" w:date="2024-09-30T12:17:00Z"/>
          <w:color w:val="CCCCCC"/>
          <w:sz w:val="24"/>
          <w:szCs w:val="24"/>
          <w:lang w:val="en-IN" w:eastAsia="en-IN" w:bidi="hi-IN"/>
        </w:rPr>
      </w:pPr>
      <w:ins w:id="551"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#333</w:t>
        </w:r>
        <w:r w:rsidRPr="00FC35A7">
          <w:rPr>
            <w:color w:val="CCCCCC"/>
            <w:sz w:val="24"/>
            <w:szCs w:val="24"/>
            <w:lang w:val="en-IN" w:eastAsia="en-IN" w:bidi="hi-IN"/>
          </w:rPr>
          <w:t>;</w:t>
        </w:r>
      </w:ins>
    </w:p>
    <w:p w14:paraId="2A3A2883" w14:textId="77777777" w:rsidR="000359C3" w:rsidRPr="00FC35A7" w:rsidRDefault="000359C3" w:rsidP="000359C3">
      <w:pPr>
        <w:widowControl/>
        <w:shd w:val="clear" w:color="auto" w:fill="1F1F1F"/>
        <w:autoSpaceDE/>
        <w:autoSpaceDN/>
        <w:spacing w:line="285" w:lineRule="atLeast"/>
        <w:rPr>
          <w:ins w:id="552" w:author="Harshita" w:date="2024-09-30T12:17:00Z"/>
          <w:color w:val="CCCCCC"/>
          <w:sz w:val="24"/>
          <w:szCs w:val="24"/>
          <w:lang w:val="en-IN" w:eastAsia="en-IN" w:bidi="hi-IN"/>
        </w:rPr>
      </w:pPr>
      <w:ins w:id="553" w:author="Harshita" w:date="2024-09-30T12:17:00Z">
        <w:r w:rsidRPr="00FC35A7">
          <w:rPr>
            <w:color w:val="CCCCCC"/>
            <w:sz w:val="24"/>
            <w:szCs w:val="24"/>
            <w:lang w:val="en-IN" w:eastAsia="en-IN" w:bidi="hi-IN"/>
          </w:rPr>
          <w:lastRenderedPageBreak/>
          <w:t xml:space="preserve">    </w:t>
        </w:r>
        <w:proofErr w:type="gramStart"/>
        <w:r w:rsidRPr="00FC35A7">
          <w:rPr>
            <w:color w:val="9CDCFE"/>
            <w:sz w:val="24"/>
            <w:szCs w:val="24"/>
            <w:lang w:val="en-IN" w:eastAsia="en-IN" w:bidi="hi-IN"/>
          </w:rPr>
          <w:t>margin</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5px</w:t>
        </w:r>
        <w:r w:rsidRPr="00FC35A7">
          <w:rPr>
            <w:color w:val="CCCCCC"/>
            <w:sz w:val="24"/>
            <w:szCs w:val="24"/>
            <w:lang w:val="en-IN" w:eastAsia="en-IN" w:bidi="hi-IN"/>
          </w:rPr>
          <w:t>;</w:t>
        </w:r>
      </w:ins>
    </w:p>
    <w:p w14:paraId="1430E443" w14:textId="77777777" w:rsidR="000359C3" w:rsidRPr="00FC35A7" w:rsidRDefault="000359C3" w:rsidP="000359C3">
      <w:pPr>
        <w:widowControl/>
        <w:shd w:val="clear" w:color="auto" w:fill="1F1F1F"/>
        <w:autoSpaceDE/>
        <w:autoSpaceDN/>
        <w:spacing w:line="285" w:lineRule="atLeast"/>
        <w:rPr>
          <w:ins w:id="554" w:author="Harshita" w:date="2024-09-30T12:17:00Z"/>
          <w:color w:val="CCCCCC"/>
          <w:sz w:val="24"/>
          <w:szCs w:val="24"/>
          <w:lang w:val="en-IN" w:eastAsia="en-IN" w:bidi="hi-IN"/>
        </w:rPr>
      </w:pPr>
      <w:ins w:id="55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18px</w:t>
        </w:r>
        <w:r w:rsidRPr="00FC35A7">
          <w:rPr>
            <w:color w:val="CCCCCC"/>
            <w:sz w:val="24"/>
            <w:szCs w:val="24"/>
            <w:lang w:val="en-IN" w:eastAsia="en-IN" w:bidi="hi-IN"/>
          </w:rPr>
          <w:t>;</w:t>
        </w:r>
      </w:ins>
    </w:p>
    <w:p w14:paraId="32B19A6F" w14:textId="77777777" w:rsidR="000359C3" w:rsidRPr="00FC35A7" w:rsidRDefault="000359C3" w:rsidP="000359C3">
      <w:pPr>
        <w:widowControl/>
        <w:shd w:val="clear" w:color="auto" w:fill="1F1F1F"/>
        <w:autoSpaceDE/>
        <w:autoSpaceDN/>
        <w:spacing w:line="285" w:lineRule="atLeast"/>
        <w:rPr>
          <w:ins w:id="556" w:author="Harshita" w:date="2024-09-30T12:17:00Z"/>
          <w:color w:val="CCCCCC"/>
          <w:sz w:val="24"/>
          <w:szCs w:val="24"/>
          <w:lang w:val="en-IN" w:eastAsia="en-IN" w:bidi="hi-IN"/>
        </w:rPr>
      </w:pPr>
      <w:ins w:id="55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transition</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color</w:t>
        </w:r>
        <w:proofErr w:type="spellEnd"/>
        <w:r w:rsidRPr="00FC35A7">
          <w:rPr>
            <w:color w:val="CCCCCC"/>
            <w:sz w:val="24"/>
            <w:szCs w:val="24"/>
            <w:lang w:val="en-IN" w:eastAsia="en-IN" w:bidi="hi-IN"/>
          </w:rPr>
          <w:t xml:space="preserve"> </w:t>
        </w:r>
        <w:r w:rsidRPr="00FC35A7">
          <w:rPr>
            <w:color w:val="B5CEA8"/>
            <w:sz w:val="24"/>
            <w:szCs w:val="24"/>
            <w:lang w:val="en-IN" w:eastAsia="en-IN" w:bidi="hi-IN"/>
          </w:rPr>
          <w:t>0.3s</w:t>
        </w:r>
        <w:r w:rsidRPr="00FC35A7">
          <w:rPr>
            <w:color w:val="CCCCCC"/>
            <w:sz w:val="24"/>
            <w:szCs w:val="24"/>
            <w:lang w:val="en-IN" w:eastAsia="en-IN" w:bidi="hi-IN"/>
          </w:rPr>
          <w:t>;</w:t>
        </w:r>
      </w:ins>
    </w:p>
    <w:p w14:paraId="627E61B9" w14:textId="77777777" w:rsidR="000359C3" w:rsidRPr="00FC35A7" w:rsidRDefault="000359C3" w:rsidP="000359C3">
      <w:pPr>
        <w:widowControl/>
        <w:shd w:val="clear" w:color="auto" w:fill="1F1F1F"/>
        <w:autoSpaceDE/>
        <w:autoSpaceDN/>
        <w:spacing w:line="285" w:lineRule="atLeast"/>
        <w:rPr>
          <w:ins w:id="558" w:author="Harshita" w:date="2024-09-30T12:17:00Z"/>
          <w:color w:val="CCCCCC"/>
          <w:sz w:val="24"/>
          <w:szCs w:val="24"/>
          <w:lang w:val="en-IN" w:eastAsia="en-IN" w:bidi="hi-IN"/>
        </w:rPr>
      </w:pPr>
      <w:ins w:id="559" w:author="Harshita" w:date="2024-09-30T12:17:00Z">
        <w:r w:rsidRPr="00FC35A7">
          <w:rPr>
            <w:color w:val="CCCCCC"/>
            <w:sz w:val="24"/>
            <w:szCs w:val="24"/>
            <w:lang w:val="en-IN" w:eastAsia="en-IN" w:bidi="hi-IN"/>
          </w:rPr>
          <w:t>}</w:t>
        </w:r>
      </w:ins>
    </w:p>
    <w:p w14:paraId="2577E866" w14:textId="77777777" w:rsidR="000359C3" w:rsidRPr="00FC35A7" w:rsidRDefault="000359C3" w:rsidP="000359C3">
      <w:pPr>
        <w:widowControl/>
        <w:shd w:val="clear" w:color="auto" w:fill="1F1F1F"/>
        <w:autoSpaceDE/>
        <w:autoSpaceDN/>
        <w:spacing w:line="285" w:lineRule="atLeast"/>
        <w:rPr>
          <w:ins w:id="560" w:author="Harshita" w:date="2024-09-30T12:17:00Z"/>
          <w:color w:val="CCCCCC"/>
          <w:sz w:val="24"/>
          <w:szCs w:val="24"/>
          <w:lang w:val="en-IN" w:eastAsia="en-IN" w:bidi="hi-IN"/>
        </w:rPr>
      </w:pPr>
    </w:p>
    <w:p w14:paraId="041B6401" w14:textId="77777777" w:rsidR="000359C3" w:rsidRPr="00FC35A7" w:rsidRDefault="000359C3" w:rsidP="000359C3">
      <w:pPr>
        <w:widowControl/>
        <w:shd w:val="clear" w:color="auto" w:fill="1F1F1F"/>
        <w:autoSpaceDE/>
        <w:autoSpaceDN/>
        <w:spacing w:line="285" w:lineRule="atLeast"/>
        <w:rPr>
          <w:ins w:id="561" w:author="Harshita" w:date="2024-09-30T12:17:00Z"/>
          <w:color w:val="CCCCCC"/>
          <w:sz w:val="24"/>
          <w:szCs w:val="24"/>
          <w:lang w:val="en-IN" w:eastAsia="en-IN" w:bidi="hi-IN"/>
        </w:rPr>
      </w:pPr>
      <w:ins w:id="562"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.icons</w:t>
        </w:r>
        <w:r w:rsidRPr="00FC35A7">
          <w:rPr>
            <w:color w:val="CCCCCC"/>
            <w:sz w:val="24"/>
            <w:szCs w:val="24"/>
            <w:lang w:val="en-IN" w:eastAsia="en-IN" w:bidi="hi-IN"/>
          </w:rPr>
          <w:t xml:space="preserve"> </w:t>
        </w:r>
        <w:r w:rsidRPr="00FC35A7">
          <w:rPr>
            <w:color w:val="D7BA7D"/>
            <w:sz w:val="24"/>
            <w:szCs w:val="24"/>
            <w:lang w:val="en-IN" w:eastAsia="en-IN" w:bidi="hi-IN"/>
          </w:rPr>
          <w:t>a</w:t>
        </w:r>
        <w:proofErr w:type="gramStart"/>
        <w:r w:rsidRPr="00FC35A7">
          <w:rPr>
            <w:color w:val="D7BA7D"/>
            <w:sz w:val="24"/>
            <w:szCs w:val="24"/>
            <w:lang w:val="en-IN" w:eastAsia="en-IN" w:bidi="hi-IN"/>
          </w:rPr>
          <w:t>:hover</w:t>
        </w:r>
        <w:proofErr w:type="gramEnd"/>
        <w:r w:rsidRPr="00FC35A7">
          <w:rPr>
            <w:color w:val="CCCCCC"/>
            <w:sz w:val="24"/>
            <w:szCs w:val="24"/>
            <w:lang w:val="en-IN" w:eastAsia="en-IN" w:bidi="hi-IN"/>
          </w:rPr>
          <w:t xml:space="preserve"> {</w:t>
        </w:r>
      </w:ins>
    </w:p>
    <w:p w14:paraId="29D830C3" w14:textId="77777777" w:rsidR="000359C3" w:rsidRPr="00FC35A7" w:rsidRDefault="000359C3" w:rsidP="000359C3">
      <w:pPr>
        <w:widowControl/>
        <w:shd w:val="clear" w:color="auto" w:fill="1F1F1F"/>
        <w:autoSpaceDE/>
        <w:autoSpaceDN/>
        <w:spacing w:line="285" w:lineRule="atLeast"/>
        <w:rPr>
          <w:ins w:id="563" w:author="Harshita" w:date="2024-09-30T12:17:00Z"/>
          <w:color w:val="CCCCCC"/>
          <w:sz w:val="24"/>
          <w:szCs w:val="24"/>
          <w:lang w:val="en-IN" w:eastAsia="en-IN" w:bidi="hi-IN"/>
        </w:rPr>
      </w:pPr>
      <w:ins w:id="564"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65D37DBB" w14:textId="77777777" w:rsidR="000359C3" w:rsidRPr="00FC35A7" w:rsidRDefault="000359C3" w:rsidP="000359C3">
      <w:pPr>
        <w:widowControl/>
        <w:shd w:val="clear" w:color="auto" w:fill="1F1F1F"/>
        <w:autoSpaceDE/>
        <w:autoSpaceDN/>
        <w:spacing w:line="285" w:lineRule="atLeast"/>
        <w:rPr>
          <w:ins w:id="565" w:author="Harshita" w:date="2024-09-30T12:17:00Z"/>
          <w:color w:val="CCCCCC"/>
          <w:sz w:val="24"/>
          <w:szCs w:val="24"/>
          <w:lang w:val="en-IN" w:eastAsia="en-IN" w:bidi="hi-IN"/>
        </w:rPr>
      </w:pPr>
      <w:ins w:id="566" w:author="Harshita" w:date="2024-09-30T12:17:00Z">
        <w:r w:rsidRPr="00FC35A7">
          <w:rPr>
            <w:color w:val="CCCCCC"/>
            <w:sz w:val="24"/>
            <w:szCs w:val="24"/>
            <w:lang w:val="en-IN" w:eastAsia="en-IN" w:bidi="hi-IN"/>
          </w:rPr>
          <w:t>}</w:t>
        </w:r>
      </w:ins>
    </w:p>
    <w:p w14:paraId="7D8B676A" w14:textId="77777777" w:rsidR="000359C3" w:rsidRPr="00FC35A7" w:rsidRDefault="000359C3" w:rsidP="000359C3">
      <w:pPr>
        <w:widowControl/>
        <w:shd w:val="clear" w:color="auto" w:fill="1F1F1F"/>
        <w:autoSpaceDE/>
        <w:autoSpaceDN/>
        <w:spacing w:line="285" w:lineRule="atLeast"/>
        <w:rPr>
          <w:ins w:id="567" w:author="Harshita" w:date="2024-09-30T12:17:00Z"/>
          <w:color w:val="CCCCCC"/>
          <w:sz w:val="24"/>
          <w:szCs w:val="24"/>
          <w:lang w:val="en-IN" w:eastAsia="en-IN" w:bidi="hi-IN"/>
        </w:rPr>
      </w:pPr>
    </w:p>
    <w:p w14:paraId="680B50B5" w14:textId="77777777" w:rsidR="000359C3" w:rsidRPr="00FC35A7" w:rsidRDefault="000359C3" w:rsidP="000359C3">
      <w:pPr>
        <w:widowControl/>
        <w:shd w:val="clear" w:color="auto" w:fill="1F1F1F"/>
        <w:autoSpaceDE/>
        <w:autoSpaceDN/>
        <w:spacing w:line="285" w:lineRule="atLeast"/>
        <w:rPr>
          <w:ins w:id="568" w:author="Harshita" w:date="2024-09-30T12:17:00Z"/>
          <w:color w:val="CCCCCC"/>
          <w:sz w:val="24"/>
          <w:szCs w:val="24"/>
          <w:lang w:val="en-IN" w:eastAsia="en-IN" w:bidi="hi-IN"/>
        </w:rPr>
      </w:pPr>
      <w:ins w:id="569"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.image</w:t>
        </w:r>
        <w:r w:rsidRPr="00FC35A7">
          <w:rPr>
            <w:color w:val="CCCCCC"/>
            <w:sz w:val="24"/>
            <w:szCs w:val="24"/>
            <w:lang w:val="en-IN" w:eastAsia="en-IN" w:bidi="hi-IN"/>
          </w:rPr>
          <w:t xml:space="preserve"> </w:t>
        </w:r>
        <w:proofErr w:type="spellStart"/>
        <w:r w:rsidRPr="00FC35A7">
          <w:rPr>
            <w:color w:val="D7BA7D"/>
            <w:sz w:val="24"/>
            <w:szCs w:val="24"/>
            <w:lang w:val="en-IN" w:eastAsia="en-IN" w:bidi="hi-IN"/>
          </w:rPr>
          <w:t>img</w:t>
        </w:r>
        <w:proofErr w:type="spellEnd"/>
        <w:r w:rsidRPr="00FC35A7">
          <w:rPr>
            <w:color w:val="CCCCCC"/>
            <w:sz w:val="24"/>
            <w:szCs w:val="24"/>
            <w:lang w:val="en-IN" w:eastAsia="en-IN" w:bidi="hi-IN"/>
          </w:rPr>
          <w:t xml:space="preserve"> {</w:t>
        </w:r>
      </w:ins>
    </w:p>
    <w:p w14:paraId="15240BB2" w14:textId="77777777" w:rsidR="000359C3" w:rsidRPr="00FC35A7" w:rsidRDefault="000359C3" w:rsidP="000359C3">
      <w:pPr>
        <w:widowControl/>
        <w:shd w:val="clear" w:color="auto" w:fill="1F1F1F"/>
        <w:autoSpaceDE/>
        <w:autoSpaceDN/>
        <w:spacing w:line="285" w:lineRule="atLeast"/>
        <w:rPr>
          <w:ins w:id="570" w:author="Harshita" w:date="2024-09-30T12:17:00Z"/>
          <w:color w:val="CCCCCC"/>
          <w:sz w:val="24"/>
          <w:szCs w:val="24"/>
          <w:lang w:val="en-IN" w:eastAsia="en-IN" w:bidi="hi-IN"/>
        </w:rPr>
      </w:pPr>
      <w:ins w:id="57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100%</w:t>
        </w:r>
        <w:r w:rsidRPr="00FC35A7">
          <w:rPr>
            <w:color w:val="CCCCCC"/>
            <w:sz w:val="24"/>
            <w:szCs w:val="24"/>
            <w:lang w:val="en-IN" w:eastAsia="en-IN" w:bidi="hi-IN"/>
          </w:rPr>
          <w:t>;</w:t>
        </w:r>
      </w:ins>
    </w:p>
    <w:p w14:paraId="22E15A46" w14:textId="77777777" w:rsidR="000359C3" w:rsidRPr="00FC35A7" w:rsidRDefault="000359C3" w:rsidP="000359C3">
      <w:pPr>
        <w:widowControl/>
        <w:shd w:val="clear" w:color="auto" w:fill="1F1F1F"/>
        <w:autoSpaceDE/>
        <w:autoSpaceDN/>
        <w:spacing w:line="285" w:lineRule="atLeast"/>
        <w:rPr>
          <w:ins w:id="572" w:author="Harshita" w:date="2024-09-30T12:17:00Z"/>
          <w:color w:val="CCCCCC"/>
          <w:sz w:val="24"/>
          <w:szCs w:val="24"/>
          <w:lang w:val="en-IN" w:eastAsia="en-IN" w:bidi="hi-IN"/>
        </w:rPr>
      </w:pPr>
      <w:ins w:id="57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3A50E228" w14:textId="77777777" w:rsidR="000359C3" w:rsidRPr="00FC35A7" w:rsidRDefault="000359C3" w:rsidP="000359C3">
      <w:pPr>
        <w:widowControl/>
        <w:shd w:val="clear" w:color="auto" w:fill="1F1F1F"/>
        <w:autoSpaceDE/>
        <w:autoSpaceDN/>
        <w:spacing w:line="285" w:lineRule="atLeast"/>
        <w:rPr>
          <w:ins w:id="574" w:author="Harshita" w:date="2024-09-30T12:17:00Z"/>
          <w:color w:val="CCCCCC"/>
          <w:sz w:val="24"/>
          <w:szCs w:val="24"/>
          <w:lang w:val="en-IN" w:eastAsia="en-IN" w:bidi="hi-IN"/>
        </w:rPr>
      </w:pPr>
      <w:ins w:id="57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4C00F13F" w14:textId="77777777" w:rsidR="000359C3" w:rsidRPr="00FC35A7" w:rsidRDefault="000359C3" w:rsidP="000359C3">
      <w:pPr>
        <w:widowControl/>
        <w:shd w:val="clear" w:color="auto" w:fill="1F1F1F"/>
        <w:autoSpaceDE/>
        <w:autoSpaceDN/>
        <w:spacing w:line="285" w:lineRule="atLeast"/>
        <w:rPr>
          <w:ins w:id="576" w:author="Harshita" w:date="2024-09-30T12:17:00Z"/>
          <w:color w:val="CCCCCC"/>
          <w:sz w:val="24"/>
          <w:szCs w:val="24"/>
          <w:lang w:val="en-IN" w:eastAsia="en-IN" w:bidi="hi-IN"/>
        </w:rPr>
      </w:pPr>
      <w:ins w:id="577" w:author="Harshita" w:date="2024-09-30T12:17:00Z">
        <w:r w:rsidRPr="00FC35A7">
          <w:rPr>
            <w:color w:val="CCCCCC"/>
            <w:sz w:val="24"/>
            <w:szCs w:val="24"/>
            <w:lang w:val="en-IN" w:eastAsia="en-IN" w:bidi="hi-IN"/>
          </w:rPr>
          <w:t>}</w:t>
        </w:r>
      </w:ins>
    </w:p>
    <w:p w14:paraId="5B33DA1F" w14:textId="77777777" w:rsidR="000359C3" w:rsidRPr="00FC35A7" w:rsidRDefault="000359C3" w:rsidP="000359C3">
      <w:pPr>
        <w:widowControl/>
        <w:shd w:val="clear" w:color="auto" w:fill="1F1F1F"/>
        <w:autoSpaceDE/>
        <w:autoSpaceDN/>
        <w:spacing w:line="285" w:lineRule="atLeast"/>
        <w:rPr>
          <w:ins w:id="578" w:author="Harshita" w:date="2024-09-30T12:17:00Z"/>
          <w:color w:val="CCCCCC"/>
          <w:sz w:val="24"/>
          <w:szCs w:val="24"/>
          <w:lang w:val="en-IN" w:eastAsia="en-IN" w:bidi="hi-IN"/>
        </w:rPr>
      </w:pPr>
    </w:p>
    <w:p w14:paraId="6F43C81A" w14:textId="77777777" w:rsidR="000359C3" w:rsidRPr="00FC35A7" w:rsidRDefault="000359C3" w:rsidP="000359C3">
      <w:pPr>
        <w:widowControl/>
        <w:shd w:val="clear" w:color="auto" w:fill="1F1F1F"/>
        <w:autoSpaceDE/>
        <w:autoSpaceDN/>
        <w:spacing w:line="285" w:lineRule="atLeast"/>
        <w:rPr>
          <w:ins w:id="579" w:author="Harshita" w:date="2024-09-30T12:17:00Z"/>
          <w:color w:val="CCCCCC"/>
          <w:sz w:val="24"/>
          <w:szCs w:val="24"/>
          <w:lang w:val="en-IN" w:eastAsia="en-IN" w:bidi="hi-IN"/>
        </w:rPr>
      </w:pPr>
      <w:ins w:id="580"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.content</w:t>
        </w:r>
        <w:r w:rsidRPr="00FC35A7">
          <w:rPr>
            <w:color w:val="CCCCCC"/>
            <w:sz w:val="24"/>
            <w:szCs w:val="24"/>
            <w:lang w:val="en-IN" w:eastAsia="en-IN" w:bidi="hi-IN"/>
          </w:rPr>
          <w:t xml:space="preserve"> </w:t>
        </w:r>
        <w:r w:rsidRPr="00FC35A7">
          <w:rPr>
            <w:color w:val="D7BA7D"/>
            <w:sz w:val="24"/>
            <w:szCs w:val="24"/>
            <w:lang w:val="en-IN" w:eastAsia="en-IN" w:bidi="hi-IN"/>
          </w:rPr>
          <w:t>h3</w:t>
        </w:r>
        <w:r w:rsidRPr="00FC35A7">
          <w:rPr>
            <w:color w:val="CCCCCC"/>
            <w:sz w:val="24"/>
            <w:szCs w:val="24"/>
            <w:lang w:val="en-IN" w:eastAsia="en-IN" w:bidi="hi-IN"/>
          </w:rPr>
          <w:t xml:space="preserve"> {</w:t>
        </w:r>
      </w:ins>
    </w:p>
    <w:p w14:paraId="16607C6B" w14:textId="77777777" w:rsidR="000359C3" w:rsidRPr="00FC35A7" w:rsidRDefault="000359C3" w:rsidP="000359C3">
      <w:pPr>
        <w:widowControl/>
        <w:shd w:val="clear" w:color="auto" w:fill="1F1F1F"/>
        <w:autoSpaceDE/>
        <w:autoSpaceDN/>
        <w:spacing w:line="285" w:lineRule="atLeast"/>
        <w:rPr>
          <w:ins w:id="581" w:author="Harshita" w:date="2024-09-30T12:17:00Z"/>
          <w:color w:val="CCCCCC"/>
          <w:sz w:val="24"/>
          <w:szCs w:val="24"/>
          <w:lang w:val="en-IN" w:eastAsia="en-IN" w:bidi="hi-IN"/>
        </w:rPr>
      </w:pPr>
      <w:ins w:id="58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18px</w:t>
        </w:r>
        <w:r w:rsidRPr="00FC35A7">
          <w:rPr>
            <w:color w:val="CCCCCC"/>
            <w:sz w:val="24"/>
            <w:szCs w:val="24"/>
            <w:lang w:val="en-IN" w:eastAsia="en-IN" w:bidi="hi-IN"/>
          </w:rPr>
          <w:t>;</w:t>
        </w:r>
      </w:ins>
    </w:p>
    <w:p w14:paraId="0E91C8CD" w14:textId="77777777" w:rsidR="000359C3" w:rsidRPr="00FC35A7" w:rsidRDefault="000359C3" w:rsidP="000359C3">
      <w:pPr>
        <w:widowControl/>
        <w:shd w:val="clear" w:color="auto" w:fill="1F1F1F"/>
        <w:autoSpaceDE/>
        <w:autoSpaceDN/>
        <w:spacing w:line="285" w:lineRule="atLeast"/>
        <w:rPr>
          <w:ins w:id="583" w:author="Harshita" w:date="2024-09-30T12:17:00Z"/>
          <w:color w:val="CCCCCC"/>
          <w:sz w:val="24"/>
          <w:szCs w:val="24"/>
          <w:lang w:val="en-IN" w:eastAsia="en-IN" w:bidi="hi-IN"/>
        </w:rPr>
      </w:pPr>
      <w:ins w:id="58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09D10F3B" w14:textId="77777777" w:rsidR="000359C3" w:rsidRPr="00FC35A7" w:rsidRDefault="000359C3" w:rsidP="000359C3">
      <w:pPr>
        <w:widowControl/>
        <w:shd w:val="clear" w:color="auto" w:fill="1F1F1F"/>
        <w:autoSpaceDE/>
        <w:autoSpaceDN/>
        <w:spacing w:line="285" w:lineRule="atLeast"/>
        <w:rPr>
          <w:ins w:id="585" w:author="Harshita" w:date="2024-09-30T12:17:00Z"/>
          <w:color w:val="CCCCCC"/>
          <w:sz w:val="24"/>
          <w:szCs w:val="24"/>
          <w:lang w:val="en-IN" w:eastAsia="en-IN" w:bidi="hi-IN"/>
        </w:rPr>
      </w:pPr>
      <w:ins w:id="586" w:author="Harshita" w:date="2024-09-30T12:17:00Z">
        <w:r w:rsidRPr="00FC35A7">
          <w:rPr>
            <w:color w:val="CCCCCC"/>
            <w:sz w:val="24"/>
            <w:szCs w:val="24"/>
            <w:lang w:val="en-IN" w:eastAsia="en-IN" w:bidi="hi-IN"/>
          </w:rPr>
          <w:t>}</w:t>
        </w:r>
      </w:ins>
    </w:p>
    <w:p w14:paraId="34420B19" w14:textId="77777777" w:rsidR="000359C3" w:rsidRPr="00FC35A7" w:rsidRDefault="000359C3" w:rsidP="000359C3">
      <w:pPr>
        <w:widowControl/>
        <w:shd w:val="clear" w:color="auto" w:fill="1F1F1F"/>
        <w:autoSpaceDE/>
        <w:autoSpaceDN/>
        <w:spacing w:line="285" w:lineRule="atLeast"/>
        <w:rPr>
          <w:ins w:id="587" w:author="Harshita" w:date="2024-09-30T12:17:00Z"/>
          <w:color w:val="CCCCCC"/>
          <w:sz w:val="24"/>
          <w:szCs w:val="24"/>
          <w:lang w:val="en-IN" w:eastAsia="en-IN" w:bidi="hi-IN"/>
        </w:rPr>
      </w:pPr>
    </w:p>
    <w:p w14:paraId="64B08E8E" w14:textId="77777777" w:rsidR="000359C3" w:rsidRPr="00FC35A7" w:rsidRDefault="000359C3" w:rsidP="000359C3">
      <w:pPr>
        <w:widowControl/>
        <w:shd w:val="clear" w:color="auto" w:fill="1F1F1F"/>
        <w:autoSpaceDE/>
        <w:autoSpaceDN/>
        <w:spacing w:line="285" w:lineRule="atLeast"/>
        <w:rPr>
          <w:ins w:id="588" w:author="Harshita" w:date="2024-09-30T12:17:00Z"/>
          <w:color w:val="CCCCCC"/>
          <w:sz w:val="24"/>
          <w:szCs w:val="24"/>
          <w:lang w:val="en-IN" w:eastAsia="en-IN" w:bidi="hi-IN"/>
        </w:rPr>
      </w:pPr>
      <w:ins w:id="589"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.price</w:t>
        </w:r>
        <w:r w:rsidRPr="00FC35A7">
          <w:rPr>
            <w:color w:val="CCCCCC"/>
            <w:sz w:val="24"/>
            <w:szCs w:val="24"/>
            <w:lang w:val="en-IN" w:eastAsia="en-IN" w:bidi="hi-IN"/>
          </w:rPr>
          <w:t xml:space="preserve"> {</w:t>
        </w:r>
      </w:ins>
    </w:p>
    <w:p w14:paraId="6459BA92" w14:textId="77777777" w:rsidR="000359C3" w:rsidRPr="00FC35A7" w:rsidRDefault="000359C3" w:rsidP="000359C3">
      <w:pPr>
        <w:widowControl/>
        <w:shd w:val="clear" w:color="auto" w:fill="1F1F1F"/>
        <w:autoSpaceDE/>
        <w:autoSpaceDN/>
        <w:spacing w:line="285" w:lineRule="atLeast"/>
        <w:rPr>
          <w:ins w:id="590" w:author="Harshita" w:date="2024-09-30T12:17:00Z"/>
          <w:color w:val="CCCCCC"/>
          <w:sz w:val="24"/>
          <w:szCs w:val="24"/>
          <w:lang w:val="en-IN" w:eastAsia="en-IN" w:bidi="hi-IN"/>
        </w:rPr>
      </w:pPr>
      <w:ins w:id="59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16px</w:t>
        </w:r>
        <w:r w:rsidRPr="00FC35A7">
          <w:rPr>
            <w:color w:val="CCCCCC"/>
            <w:sz w:val="24"/>
            <w:szCs w:val="24"/>
            <w:lang w:val="en-IN" w:eastAsia="en-IN" w:bidi="hi-IN"/>
          </w:rPr>
          <w:t>;</w:t>
        </w:r>
      </w:ins>
    </w:p>
    <w:p w14:paraId="61575CD6" w14:textId="77777777" w:rsidR="000359C3" w:rsidRPr="00FC35A7" w:rsidRDefault="000359C3" w:rsidP="000359C3">
      <w:pPr>
        <w:widowControl/>
        <w:shd w:val="clear" w:color="auto" w:fill="1F1F1F"/>
        <w:autoSpaceDE/>
        <w:autoSpaceDN/>
        <w:spacing w:line="285" w:lineRule="atLeast"/>
        <w:rPr>
          <w:ins w:id="592" w:author="Harshita" w:date="2024-09-30T12:17:00Z"/>
          <w:color w:val="CCCCCC"/>
          <w:sz w:val="24"/>
          <w:szCs w:val="24"/>
          <w:lang w:val="en-IN" w:eastAsia="en-IN" w:bidi="hi-IN"/>
        </w:rPr>
      </w:pPr>
      <w:ins w:id="593"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6F9169DC" w14:textId="77777777" w:rsidR="000359C3" w:rsidRPr="00FC35A7" w:rsidRDefault="000359C3" w:rsidP="000359C3">
      <w:pPr>
        <w:widowControl/>
        <w:shd w:val="clear" w:color="auto" w:fill="1F1F1F"/>
        <w:autoSpaceDE/>
        <w:autoSpaceDN/>
        <w:spacing w:line="285" w:lineRule="atLeast"/>
        <w:rPr>
          <w:ins w:id="594" w:author="Harshita" w:date="2024-09-30T12:17:00Z"/>
          <w:color w:val="CCCCCC"/>
          <w:sz w:val="24"/>
          <w:szCs w:val="24"/>
          <w:lang w:val="en-IN" w:eastAsia="en-IN" w:bidi="hi-IN"/>
        </w:rPr>
      </w:pPr>
      <w:ins w:id="59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3897213F" w14:textId="77777777" w:rsidR="000359C3" w:rsidRPr="00FC35A7" w:rsidRDefault="000359C3" w:rsidP="000359C3">
      <w:pPr>
        <w:widowControl/>
        <w:shd w:val="clear" w:color="auto" w:fill="1F1F1F"/>
        <w:autoSpaceDE/>
        <w:autoSpaceDN/>
        <w:spacing w:line="285" w:lineRule="atLeast"/>
        <w:rPr>
          <w:ins w:id="596" w:author="Harshita" w:date="2024-09-30T12:17:00Z"/>
          <w:color w:val="CCCCCC"/>
          <w:sz w:val="24"/>
          <w:szCs w:val="24"/>
          <w:lang w:val="en-IN" w:eastAsia="en-IN" w:bidi="hi-IN"/>
        </w:rPr>
      </w:pPr>
      <w:ins w:id="597" w:author="Harshita" w:date="2024-09-30T12:17:00Z">
        <w:r w:rsidRPr="00FC35A7">
          <w:rPr>
            <w:color w:val="CCCCCC"/>
            <w:sz w:val="24"/>
            <w:szCs w:val="24"/>
            <w:lang w:val="en-IN" w:eastAsia="en-IN" w:bidi="hi-IN"/>
          </w:rPr>
          <w:t>}</w:t>
        </w:r>
      </w:ins>
    </w:p>
    <w:p w14:paraId="18E33F56" w14:textId="77777777" w:rsidR="000359C3" w:rsidRPr="00FC35A7" w:rsidRDefault="000359C3" w:rsidP="000359C3">
      <w:pPr>
        <w:widowControl/>
        <w:shd w:val="clear" w:color="auto" w:fill="1F1F1F"/>
        <w:autoSpaceDE/>
        <w:autoSpaceDN/>
        <w:spacing w:line="285" w:lineRule="atLeast"/>
        <w:rPr>
          <w:ins w:id="598" w:author="Harshita" w:date="2024-09-30T12:17:00Z"/>
          <w:color w:val="CCCCCC"/>
          <w:sz w:val="24"/>
          <w:szCs w:val="24"/>
          <w:lang w:val="en-IN" w:eastAsia="en-IN" w:bidi="hi-IN"/>
        </w:rPr>
      </w:pPr>
    </w:p>
    <w:p w14:paraId="61018ABA" w14:textId="77777777" w:rsidR="000359C3" w:rsidRPr="00FC35A7" w:rsidRDefault="000359C3" w:rsidP="000359C3">
      <w:pPr>
        <w:widowControl/>
        <w:shd w:val="clear" w:color="auto" w:fill="1F1F1F"/>
        <w:autoSpaceDE/>
        <w:autoSpaceDN/>
        <w:spacing w:line="285" w:lineRule="atLeast"/>
        <w:rPr>
          <w:ins w:id="599" w:author="Harshita" w:date="2024-09-30T12:17:00Z"/>
          <w:color w:val="CCCCCC"/>
          <w:sz w:val="24"/>
          <w:szCs w:val="24"/>
          <w:lang w:val="en-IN" w:eastAsia="en-IN" w:bidi="hi-IN"/>
        </w:rPr>
      </w:pPr>
      <w:ins w:id="600"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.price</w:t>
        </w:r>
        <w:r w:rsidRPr="00FC35A7">
          <w:rPr>
            <w:color w:val="CCCCCC"/>
            <w:sz w:val="24"/>
            <w:szCs w:val="24"/>
            <w:lang w:val="en-IN" w:eastAsia="en-IN" w:bidi="hi-IN"/>
          </w:rPr>
          <w:t xml:space="preserve"> </w:t>
        </w:r>
        <w:r w:rsidRPr="00FC35A7">
          <w:rPr>
            <w:color w:val="D7BA7D"/>
            <w:sz w:val="24"/>
            <w:szCs w:val="24"/>
            <w:lang w:val="en-IN" w:eastAsia="en-IN" w:bidi="hi-IN"/>
          </w:rPr>
          <w:t>span</w:t>
        </w:r>
        <w:r w:rsidRPr="00FC35A7">
          <w:rPr>
            <w:color w:val="CCCCCC"/>
            <w:sz w:val="24"/>
            <w:szCs w:val="24"/>
            <w:lang w:val="en-IN" w:eastAsia="en-IN" w:bidi="hi-IN"/>
          </w:rPr>
          <w:t xml:space="preserve"> {</w:t>
        </w:r>
      </w:ins>
    </w:p>
    <w:p w14:paraId="1333DC29" w14:textId="77777777" w:rsidR="000359C3" w:rsidRPr="00FC35A7" w:rsidRDefault="000359C3" w:rsidP="000359C3">
      <w:pPr>
        <w:widowControl/>
        <w:shd w:val="clear" w:color="auto" w:fill="1F1F1F"/>
        <w:autoSpaceDE/>
        <w:autoSpaceDN/>
        <w:spacing w:line="285" w:lineRule="atLeast"/>
        <w:rPr>
          <w:ins w:id="601" w:author="Harshita" w:date="2024-09-30T12:17:00Z"/>
          <w:color w:val="CCCCCC"/>
          <w:sz w:val="24"/>
          <w:szCs w:val="24"/>
          <w:lang w:val="en-IN" w:eastAsia="en-IN" w:bidi="hi-IN"/>
        </w:rPr>
      </w:pPr>
      <w:ins w:id="60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text-decoration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line-through</w:t>
        </w:r>
        <w:r w:rsidRPr="00FC35A7">
          <w:rPr>
            <w:color w:val="CCCCCC"/>
            <w:sz w:val="24"/>
            <w:szCs w:val="24"/>
            <w:lang w:val="en-IN" w:eastAsia="en-IN" w:bidi="hi-IN"/>
          </w:rPr>
          <w:t>;</w:t>
        </w:r>
      </w:ins>
    </w:p>
    <w:p w14:paraId="4791DB86" w14:textId="77777777" w:rsidR="000359C3" w:rsidRPr="00FC35A7" w:rsidRDefault="000359C3" w:rsidP="000359C3">
      <w:pPr>
        <w:widowControl/>
        <w:shd w:val="clear" w:color="auto" w:fill="1F1F1F"/>
        <w:autoSpaceDE/>
        <w:autoSpaceDN/>
        <w:spacing w:line="285" w:lineRule="atLeast"/>
        <w:rPr>
          <w:ins w:id="603" w:author="Harshita" w:date="2024-09-30T12:17:00Z"/>
          <w:color w:val="CCCCCC"/>
          <w:sz w:val="24"/>
          <w:szCs w:val="24"/>
          <w:lang w:val="en-IN" w:eastAsia="en-IN" w:bidi="hi-IN"/>
        </w:rPr>
      </w:pPr>
      <w:ins w:id="604"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#999</w:t>
        </w:r>
        <w:r w:rsidRPr="00FC35A7">
          <w:rPr>
            <w:color w:val="CCCCCC"/>
            <w:sz w:val="24"/>
            <w:szCs w:val="24"/>
            <w:lang w:val="en-IN" w:eastAsia="en-IN" w:bidi="hi-IN"/>
          </w:rPr>
          <w:t>;</w:t>
        </w:r>
      </w:ins>
    </w:p>
    <w:p w14:paraId="419F7A39" w14:textId="77777777" w:rsidR="000359C3" w:rsidRPr="00FC35A7" w:rsidRDefault="000359C3" w:rsidP="000359C3">
      <w:pPr>
        <w:widowControl/>
        <w:shd w:val="clear" w:color="auto" w:fill="1F1F1F"/>
        <w:autoSpaceDE/>
        <w:autoSpaceDN/>
        <w:spacing w:line="285" w:lineRule="atLeast"/>
        <w:rPr>
          <w:ins w:id="605" w:author="Harshita" w:date="2024-09-30T12:17:00Z"/>
          <w:color w:val="CCCCCC"/>
          <w:sz w:val="24"/>
          <w:szCs w:val="24"/>
          <w:lang w:val="en-IN" w:eastAsia="en-IN" w:bidi="hi-IN"/>
        </w:rPr>
      </w:pPr>
      <w:ins w:id="60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margin-left</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1E20AEAE" w14:textId="77777777" w:rsidR="000359C3" w:rsidRPr="00FC35A7" w:rsidRDefault="000359C3" w:rsidP="000359C3">
      <w:pPr>
        <w:widowControl/>
        <w:shd w:val="clear" w:color="auto" w:fill="1F1F1F"/>
        <w:autoSpaceDE/>
        <w:autoSpaceDN/>
        <w:spacing w:line="285" w:lineRule="atLeast"/>
        <w:rPr>
          <w:ins w:id="607" w:author="Harshita" w:date="2024-09-30T12:17:00Z"/>
          <w:color w:val="CCCCCC"/>
          <w:sz w:val="24"/>
          <w:szCs w:val="24"/>
          <w:lang w:val="en-IN" w:eastAsia="en-IN" w:bidi="hi-IN"/>
        </w:rPr>
      </w:pPr>
      <w:ins w:id="608" w:author="Harshita" w:date="2024-09-30T12:17:00Z">
        <w:r w:rsidRPr="00FC35A7">
          <w:rPr>
            <w:color w:val="CCCCCC"/>
            <w:sz w:val="24"/>
            <w:szCs w:val="24"/>
            <w:lang w:val="en-IN" w:eastAsia="en-IN" w:bidi="hi-IN"/>
          </w:rPr>
          <w:t>}</w:t>
        </w:r>
      </w:ins>
    </w:p>
    <w:p w14:paraId="66DA181C" w14:textId="77777777" w:rsidR="000359C3" w:rsidRPr="00FC35A7" w:rsidRDefault="000359C3" w:rsidP="000359C3">
      <w:pPr>
        <w:widowControl/>
        <w:shd w:val="clear" w:color="auto" w:fill="1F1F1F"/>
        <w:autoSpaceDE/>
        <w:autoSpaceDN/>
        <w:spacing w:line="285" w:lineRule="atLeast"/>
        <w:rPr>
          <w:ins w:id="609" w:author="Harshita" w:date="2024-09-30T12:17:00Z"/>
          <w:color w:val="CCCCCC"/>
          <w:sz w:val="24"/>
          <w:szCs w:val="24"/>
          <w:lang w:val="en-IN" w:eastAsia="en-IN" w:bidi="hi-IN"/>
        </w:rPr>
      </w:pPr>
    </w:p>
    <w:p w14:paraId="57DBCE46" w14:textId="77777777" w:rsidR="000359C3" w:rsidRPr="00FC35A7" w:rsidRDefault="000359C3" w:rsidP="000359C3">
      <w:pPr>
        <w:widowControl/>
        <w:shd w:val="clear" w:color="auto" w:fill="1F1F1F"/>
        <w:autoSpaceDE/>
        <w:autoSpaceDN/>
        <w:spacing w:line="285" w:lineRule="atLeast"/>
        <w:rPr>
          <w:ins w:id="610" w:author="Harshita" w:date="2024-09-30T12:17:00Z"/>
          <w:color w:val="CCCCCC"/>
          <w:sz w:val="24"/>
          <w:szCs w:val="24"/>
          <w:lang w:val="en-IN" w:eastAsia="en-IN" w:bidi="hi-IN"/>
        </w:rPr>
      </w:pPr>
      <w:ins w:id="611"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w:t>
        </w:r>
        <w:proofErr w:type="spellStart"/>
        <w:r w:rsidRPr="00FC35A7">
          <w:rPr>
            <w:color w:val="D7BA7D"/>
            <w:sz w:val="24"/>
            <w:szCs w:val="24"/>
            <w:lang w:val="en-IN" w:eastAsia="en-IN" w:bidi="hi-IN"/>
          </w:rPr>
          <w:t>btn</w:t>
        </w:r>
        <w:proofErr w:type="spellEnd"/>
        <w:r w:rsidRPr="00FC35A7">
          <w:rPr>
            <w:color w:val="CCCCCC"/>
            <w:sz w:val="24"/>
            <w:szCs w:val="24"/>
            <w:lang w:val="en-IN" w:eastAsia="en-IN" w:bidi="hi-IN"/>
          </w:rPr>
          <w:t xml:space="preserve"> {</w:t>
        </w:r>
      </w:ins>
    </w:p>
    <w:p w14:paraId="2685470C" w14:textId="77777777" w:rsidR="000359C3" w:rsidRPr="00FC35A7" w:rsidRDefault="000359C3" w:rsidP="000359C3">
      <w:pPr>
        <w:widowControl/>
        <w:shd w:val="clear" w:color="auto" w:fill="1F1F1F"/>
        <w:autoSpaceDE/>
        <w:autoSpaceDN/>
        <w:spacing w:line="285" w:lineRule="atLeast"/>
        <w:rPr>
          <w:ins w:id="612" w:author="Harshita" w:date="2024-09-30T12:17:00Z"/>
          <w:color w:val="CCCCCC"/>
          <w:sz w:val="24"/>
          <w:szCs w:val="24"/>
          <w:lang w:val="en-IN" w:eastAsia="en-IN" w:bidi="hi-IN"/>
        </w:rPr>
      </w:pPr>
      <w:ins w:id="61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62035540" w14:textId="77777777" w:rsidR="000359C3" w:rsidRPr="00FC35A7" w:rsidRDefault="000359C3" w:rsidP="000359C3">
      <w:pPr>
        <w:widowControl/>
        <w:shd w:val="clear" w:color="auto" w:fill="1F1F1F"/>
        <w:autoSpaceDE/>
        <w:autoSpaceDN/>
        <w:spacing w:line="285" w:lineRule="atLeast"/>
        <w:rPr>
          <w:ins w:id="614" w:author="Harshita" w:date="2024-09-30T12:17:00Z"/>
          <w:color w:val="CCCCCC"/>
          <w:sz w:val="24"/>
          <w:szCs w:val="24"/>
          <w:lang w:val="en-IN" w:eastAsia="en-IN" w:bidi="hi-IN"/>
        </w:rPr>
      </w:pPr>
      <w:ins w:id="615"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34EA5370" w14:textId="77777777" w:rsidR="000359C3" w:rsidRPr="00FC35A7" w:rsidRDefault="000359C3" w:rsidP="000359C3">
      <w:pPr>
        <w:widowControl/>
        <w:shd w:val="clear" w:color="auto" w:fill="1F1F1F"/>
        <w:autoSpaceDE/>
        <w:autoSpaceDN/>
        <w:spacing w:line="285" w:lineRule="atLeast"/>
        <w:rPr>
          <w:ins w:id="616" w:author="Harshita" w:date="2024-09-30T12:17:00Z"/>
          <w:color w:val="CCCCCC"/>
          <w:sz w:val="24"/>
          <w:szCs w:val="24"/>
          <w:lang w:val="en-IN" w:eastAsia="en-IN" w:bidi="hi-IN"/>
        </w:rPr>
      </w:pPr>
      <w:ins w:id="61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1C8FCBB4" w14:textId="77777777" w:rsidR="000359C3" w:rsidRPr="00FC35A7" w:rsidRDefault="000359C3" w:rsidP="000359C3">
      <w:pPr>
        <w:widowControl/>
        <w:shd w:val="clear" w:color="auto" w:fill="1F1F1F"/>
        <w:autoSpaceDE/>
        <w:autoSpaceDN/>
        <w:spacing w:line="285" w:lineRule="atLeast"/>
        <w:rPr>
          <w:ins w:id="618" w:author="Harshita" w:date="2024-09-30T12:17:00Z"/>
          <w:color w:val="CCCCCC"/>
          <w:sz w:val="24"/>
          <w:szCs w:val="24"/>
          <w:lang w:val="en-IN" w:eastAsia="en-IN" w:bidi="hi-IN"/>
        </w:rPr>
      </w:pPr>
      <w:ins w:id="61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5px</w:t>
        </w:r>
        <w:r w:rsidRPr="00FC35A7">
          <w:rPr>
            <w:color w:val="CCCCCC"/>
            <w:sz w:val="24"/>
            <w:szCs w:val="24"/>
            <w:lang w:val="en-IN" w:eastAsia="en-IN" w:bidi="hi-IN"/>
          </w:rPr>
          <w:t>;</w:t>
        </w:r>
      </w:ins>
    </w:p>
    <w:p w14:paraId="53866DF7" w14:textId="77777777" w:rsidR="000359C3" w:rsidRPr="00FC35A7" w:rsidRDefault="000359C3" w:rsidP="000359C3">
      <w:pPr>
        <w:widowControl/>
        <w:shd w:val="clear" w:color="auto" w:fill="1F1F1F"/>
        <w:autoSpaceDE/>
        <w:autoSpaceDN/>
        <w:spacing w:line="285" w:lineRule="atLeast"/>
        <w:rPr>
          <w:ins w:id="620" w:author="Harshita" w:date="2024-09-30T12:17:00Z"/>
          <w:color w:val="CCCCCC"/>
          <w:sz w:val="24"/>
          <w:szCs w:val="24"/>
          <w:lang w:val="en-IN" w:eastAsia="en-IN" w:bidi="hi-IN"/>
        </w:rPr>
      </w:pPr>
      <w:ins w:id="62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text-decoration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none</w:t>
        </w:r>
        <w:r w:rsidRPr="00FC35A7">
          <w:rPr>
            <w:color w:val="CCCCCC"/>
            <w:sz w:val="24"/>
            <w:szCs w:val="24"/>
            <w:lang w:val="en-IN" w:eastAsia="en-IN" w:bidi="hi-IN"/>
          </w:rPr>
          <w:t>;</w:t>
        </w:r>
      </w:ins>
    </w:p>
    <w:p w14:paraId="673571B2" w14:textId="77777777" w:rsidR="000359C3" w:rsidRPr="00FC35A7" w:rsidRDefault="000359C3" w:rsidP="000359C3">
      <w:pPr>
        <w:widowControl/>
        <w:shd w:val="clear" w:color="auto" w:fill="1F1F1F"/>
        <w:autoSpaceDE/>
        <w:autoSpaceDN/>
        <w:spacing w:line="285" w:lineRule="atLeast"/>
        <w:rPr>
          <w:ins w:id="622" w:author="Harshita" w:date="2024-09-30T12:17:00Z"/>
          <w:color w:val="CCCCCC"/>
          <w:sz w:val="24"/>
          <w:szCs w:val="24"/>
          <w:lang w:val="en-IN" w:eastAsia="en-IN" w:bidi="hi-IN"/>
        </w:rPr>
      </w:pPr>
      <w:ins w:id="62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14px</w:t>
        </w:r>
        <w:r w:rsidRPr="00FC35A7">
          <w:rPr>
            <w:color w:val="CCCCCC"/>
            <w:sz w:val="24"/>
            <w:szCs w:val="24"/>
            <w:lang w:val="en-IN" w:eastAsia="en-IN" w:bidi="hi-IN"/>
          </w:rPr>
          <w:t>;</w:t>
        </w:r>
      </w:ins>
    </w:p>
    <w:p w14:paraId="0857B91F" w14:textId="77777777" w:rsidR="000359C3" w:rsidRPr="00FC35A7" w:rsidRDefault="000359C3" w:rsidP="000359C3">
      <w:pPr>
        <w:widowControl/>
        <w:shd w:val="clear" w:color="auto" w:fill="1F1F1F"/>
        <w:autoSpaceDE/>
        <w:autoSpaceDN/>
        <w:spacing w:line="285" w:lineRule="atLeast"/>
        <w:rPr>
          <w:ins w:id="624" w:author="Harshita" w:date="2024-09-30T12:17:00Z"/>
          <w:color w:val="CCCCCC"/>
          <w:sz w:val="24"/>
          <w:szCs w:val="24"/>
          <w:lang w:val="en-IN" w:eastAsia="en-IN" w:bidi="hi-IN"/>
        </w:rPr>
      </w:pPr>
      <w:ins w:id="62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transition</w:t>
        </w:r>
        <w:proofErr w:type="gramEnd"/>
        <w:r w:rsidRPr="00FC35A7">
          <w:rPr>
            <w:color w:val="CCCCCC"/>
            <w:sz w:val="24"/>
            <w:szCs w:val="24"/>
            <w:lang w:val="en-IN" w:eastAsia="en-IN" w:bidi="hi-IN"/>
          </w:rPr>
          <w:t xml:space="preserve">: </w:t>
        </w:r>
        <w:r w:rsidRPr="00FC35A7">
          <w:rPr>
            <w:color w:val="F44747"/>
            <w:sz w:val="24"/>
            <w:szCs w:val="24"/>
            <w:lang w:val="en-IN" w:eastAsia="en-IN" w:bidi="hi-IN"/>
          </w:rPr>
          <w:t>background</w:t>
        </w:r>
        <w:r w:rsidRPr="00FC35A7">
          <w:rPr>
            <w:color w:val="CCCCCC"/>
            <w:sz w:val="24"/>
            <w:szCs w:val="24"/>
            <w:lang w:val="en-IN" w:eastAsia="en-IN" w:bidi="hi-IN"/>
          </w:rPr>
          <w:t xml:space="preserve"> </w:t>
        </w:r>
        <w:r w:rsidRPr="00FC35A7">
          <w:rPr>
            <w:color w:val="B5CEA8"/>
            <w:sz w:val="24"/>
            <w:szCs w:val="24"/>
            <w:lang w:val="en-IN" w:eastAsia="en-IN" w:bidi="hi-IN"/>
          </w:rPr>
          <w:t>0.3s</w:t>
        </w:r>
        <w:r w:rsidRPr="00FC35A7">
          <w:rPr>
            <w:color w:val="CCCCCC"/>
            <w:sz w:val="24"/>
            <w:szCs w:val="24"/>
            <w:lang w:val="en-IN" w:eastAsia="en-IN" w:bidi="hi-IN"/>
          </w:rPr>
          <w:t>;</w:t>
        </w:r>
      </w:ins>
    </w:p>
    <w:p w14:paraId="28658C9E" w14:textId="77777777" w:rsidR="000359C3" w:rsidRPr="00FC35A7" w:rsidRDefault="000359C3" w:rsidP="000359C3">
      <w:pPr>
        <w:widowControl/>
        <w:shd w:val="clear" w:color="auto" w:fill="1F1F1F"/>
        <w:autoSpaceDE/>
        <w:autoSpaceDN/>
        <w:spacing w:line="285" w:lineRule="atLeast"/>
        <w:rPr>
          <w:ins w:id="626" w:author="Harshita" w:date="2024-09-30T12:17:00Z"/>
          <w:color w:val="CCCCCC"/>
          <w:sz w:val="24"/>
          <w:szCs w:val="24"/>
          <w:lang w:val="en-IN" w:eastAsia="en-IN" w:bidi="hi-IN"/>
        </w:rPr>
      </w:pPr>
      <w:ins w:id="627" w:author="Harshita" w:date="2024-09-30T12:17:00Z">
        <w:r w:rsidRPr="00FC35A7">
          <w:rPr>
            <w:color w:val="CCCCCC"/>
            <w:sz w:val="24"/>
            <w:szCs w:val="24"/>
            <w:lang w:val="en-IN" w:eastAsia="en-IN" w:bidi="hi-IN"/>
          </w:rPr>
          <w:t>}</w:t>
        </w:r>
      </w:ins>
    </w:p>
    <w:p w14:paraId="5AD03F45" w14:textId="77777777" w:rsidR="000359C3" w:rsidRPr="00FC35A7" w:rsidRDefault="000359C3" w:rsidP="000359C3">
      <w:pPr>
        <w:widowControl/>
        <w:shd w:val="clear" w:color="auto" w:fill="1F1F1F"/>
        <w:autoSpaceDE/>
        <w:autoSpaceDN/>
        <w:spacing w:line="285" w:lineRule="atLeast"/>
        <w:rPr>
          <w:ins w:id="628" w:author="Harshita" w:date="2024-09-30T12:17:00Z"/>
          <w:color w:val="CCCCCC"/>
          <w:sz w:val="24"/>
          <w:szCs w:val="24"/>
          <w:lang w:val="en-IN" w:eastAsia="en-IN" w:bidi="hi-IN"/>
        </w:rPr>
      </w:pPr>
    </w:p>
    <w:p w14:paraId="02182AEA" w14:textId="77777777" w:rsidR="000359C3" w:rsidRPr="00FC35A7" w:rsidRDefault="000359C3" w:rsidP="000359C3">
      <w:pPr>
        <w:widowControl/>
        <w:shd w:val="clear" w:color="auto" w:fill="1F1F1F"/>
        <w:autoSpaceDE/>
        <w:autoSpaceDN/>
        <w:spacing w:line="285" w:lineRule="atLeast"/>
        <w:rPr>
          <w:ins w:id="629" w:author="Harshita" w:date="2024-09-30T12:17:00Z"/>
          <w:color w:val="CCCCCC"/>
          <w:sz w:val="24"/>
          <w:szCs w:val="24"/>
          <w:lang w:val="en-IN" w:eastAsia="en-IN" w:bidi="hi-IN"/>
        </w:rPr>
      </w:pPr>
      <w:ins w:id="630" w:author="Harshita" w:date="2024-09-30T12:17:00Z">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w:t>
        </w:r>
        <w:proofErr w:type="spellStart"/>
        <w:r w:rsidRPr="00FC35A7">
          <w:rPr>
            <w:color w:val="D7BA7D"/>
            <w:sz w:val="24"/>
            <w:szCs w:val="24"/>
            <w:lang w:val="en-IN" w:eastAsia="en-IN" w:bidi="hi-IN"/>
          </w:rPr>
          <w:t>btn</w:t>
        </w:r>
        <w:proofErr w:type="gramStart"/>
        <w:r w:rsidRPr="00FC35A7">
          <w:rPr>
            <w:color w:val="D7BA7D"/>
            <w:sz w:val="24"/>
            <w:szCs w:val="24"/>
            <w:lang w:val="en-IN" w:eastAsia="en-IN" w:bidi="hi-IN"/>
          </w:rPr>
          <w:t>:hover</w:t>
        </w:r>
        <w:proofErr w:type="spellEnd"/>
        <w:proofErr w:type="gramEnd"/>
        <w:r w:rsidRPr="00FC35A7">
          <w:rPr>
            <w:color w:val="CCCCCC"/>
            <w:sz w:val="24"/>
            <w:szCs w:val="24"/>
            <w:lang w:val="en-IN" w:eastAsia="en-IN" w:bidi="hi-IN"/>
          </w:rPr>
          <w:t xml:space="preserve"> {</w:t>
        </w:r>
      </w:ins>
    </w:p>
    <w:p w14:paraId="7432F53F" w14:textId="77777777" w:rsidR="000359C3" w:rsidRPr="00FC35A7" w:rsidRDefault="000359C3" w:rsidP="000359C3">
      <w:pPr>
        <w:widowControl/>
        <w:shd w:val="clear" w:color="auto" w:fill="1F1F1F"/>
        <w:autoSpaceDE/>
        <w:autoSpaceDN/>
        <w:spacing w:line="285" w:lineRule="atLeast"/>
        <w:rPr>
          <w:ins w:id="631" w:author="Harshita" w:date="2024-09-30T12:17:00Z"/>
          <w:color w:val="CCCCCC"/>
          <w:sz w:val="24"/>
          <w:szCs w:val="24"/>
          <w:lang w:val="en-IN" w:eastAsia="en-IN" w:bidi="hi-IN"/>
        </w:rPr>
      </w:pPr>
      <w:ins w:id="63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#ff3b3f</w:t>
        </w:r>
        <w:r w:rsidRPr="00FC35A7">
          <w:rPr>
            <w:color w:val="CCCCCC"/>
            <w:sz w:val="24"/>
            <w:szCs w:val="24"/>
            <w:lang w:val="en-IN" w:eastAsia="en-IN" w:bidi="hi-IN"/>
          </w:rPr>
          <w:t>;</w:t>
        </w:r>
      </w:ins>
    </w:p>
    <w:p w14:paraId="61F77277" w14:textId="77777777" w:rsidR="000359C3" w:rsidRPr="00FC35A7" w:rsidRDefault="000359C3" w:rsidP="000359C3">
      <w:pPr>
        <w:widowControl/>
        <w:shd w:val="clear" w:color="auto" w:fill="1F1F1F"/>
        <w:autoSpaceDE/>
        <w:autoSpaceDN/>
        <w:spacing w:line="285" w:lineRule="atLeast"/>
        <w:rPr>
          <w:ins w:id="633" w:author="Harshita" w:date="2024-09-30T12:17:00Z"/>
          <w:color w:val="CCCCCC"/>
          <w:sz w:val="24"/>
          <w:szCs w:val="24"/>
          <w:lang w:val="en-IN" w:eastAsia="en-IN" w:bidi="hi-IN"/>
        </w:rPr>
      </w:pPr>
      <w:ins w:id="634" w:author="Harshita" w:date="2024-09-30T12:17:00Z">
        <w:r w:rsidRPr="00FC35A7">
          <w:rPr>
            <w:color w:val="CCCCCC"/>
            <w:sz w:val="24"/>
            <w:szCs w:val="24"/>
            <w:lang w:val="en-IN" w:eastAsia="en-IN" w:bidi="hi-IN"/>
          </w:rPr>
          <w:t>}</w:t>
        </w:r>
      </w:ins>
    </w:p>
    <w:p w14:paraId="6CEF2475" w14:textId="77777777" w:rsidR="000359C3" w:rsidRPr="00FC35A7" w:rsidRDefault="000359C3" w:rsidP="000359C3">
      <w:pPr>
        <w:widowControl/>
        <w:shd w:val="clear" w:color="auto" w:fill="1F1F1F"/>
        <w:autoSpaceDE/>
        <w:autoSpaceDN/>
        <w:spacing w:line="285" w:lineRule="atLeast"/>
        <w:rPr>
          <w:ins w:id="635" w:author="Harshita" w:date="2024-09-30T12:17:00Z"/>
          <w:color w:val="CCCCCC"/>
          <w:sz w:val="24"/>
          <w:szCs w:val="24"/>
          <w:lang w:val="en-IN" w:eastAsia="en-IN" w:bidi="hi-IN"/>
        </w:rPr>
      </w:pPr>
    </w:p>
    <w:p w14:paraId="2D56858E" w14:textId="77777777" w:rsidR="000359C3" w:rsidRPr="00FC35A7" w:rsidRDefault="000359C3" w:rsidP="000359C3">
      <w:pPr>
        <w:widowControl/>
        <w:shd w:val="clear" w:color="auto" w:fill="1F1F1F"/>
        <w:autoSpaceDE/>
        <w:autoSpaceDN/>
        <w:spacing w:line="285" w:lineRule="atLeast"/>
        <w:rPr>
          <w:ins w:id="636" w:author="Harshita" w:date="2024-09-30T12:17:00Z"/>
          <w:color w:val="CCCCCC"/>
          <w:sz w:val="24"/>
          <w:szCs w:val="24"/>
          <w:lang w:val="en-IN" w:eastAsia="en-IN" w:bidi="hi-IN"/>
        </w:rPr>
      </w:pPr>
      <w:ins w:id="637" w:author="Harshita" w:date="2024-09-30T12:17:00Z">
        <w:r w:rsidRPr="00FC35A7">
          <w:rPr>
            <w:color w:val="6A9955"/>
            <w:sz w:val="24"/>
            <w:szCs w:val="24"/>
            <w:lang w:val="en-IN" w:eastAsia="en-IN" w:bidi="hi-IN"/>
          </w:rPr>
          <w:t>/* Media Query for Responsive Design */</w:t>
        </w:r>
      </w:ins>
    </w:p>
    <w:p w14:paraId="6B4E6589" w14:textId="77777777" w:rsidR="000359C3" w:rsidRPr="00FC35A7" w:rsidRDefault="000359C3" w:rsidP="000359C3">
      <w:pPr>
        <w:widowControl/>
        <w:shd w:val="clear" w:color="auto" w:fill="1F1F1F"/>
        <w:autoSpaceDE/>
        <w:autoSpaceDN/>
        <w:spacing w:line="285" w:lineRule="atLeast"/>
        <w:rPr>
          <w:ins w:id="638" w:author="Harshita" w:date="2024-09-30T12:17:00Z"/>
          <w:color w:val="CCCCCC"/>
          <w:sz w:val="24"/>
          <w:szCs w:val="24"/>
          <w:lang w:val="en-IN" w:eastAsia="en-IN" w:bidi="hi-IN"/>
        </w:rPr>
      </w:pPr>
      <w:ins w:id="639" w:author="Harshita" w:date="2024-09-30T12:17:00Z">
        <w:r w:rsidRPr="00FC35A7">
          <w:rPr>
            <w:color w:val="C586C0"/>
            <w:sz w:val="24"/>
            <w:szCs w:val="24"/>
            <w:lang w:val="en-IN" w:eastAsia="en-IN" w:bidi="hi-IN"/>
          </w:rPr>
          <w:t>@media</w:t>
        </w:r>
        <w:r w:rsidRPr="00FC35A7">
          <w:rPr>
            <w:color w:val="CCCCCC"/>
            <w:sz w:val="24"/>
            <w:szCs w:val="24"/>
            <w:lang w:val="en-IN" w:eastAsia="en-IN" w:bidi="hi-IN"/>
          </w:rPr>
          <w:t xml:space="preserve"> (</w:t>
        </w:r>
        <w:r w:rsidRPr="00FC35A7">
          <w:rPr>
            <w:color w:val="9CDCFE"/>
            <w:sz w:val="24"/>
            <w:szCs w:val="24"/>
            <w:lang w:val="en-IN" w:eastAsia="en-IN" w:bidi="hi-IN"/>
          </w:rPr>
          <w:t>max-width</w:t>
        </w:r>
        <w:r w:rsidRPr="00FC35A7">
          <w:rPr>
            <w:color w:val="CCCCCC"/>
            <w:sz w:val="24"/>
            <w:szCs w:val="24"/>
            <w:lang w:val="en-IN" w:eastAsia="en-IN" w:bidi="hi-IN"/>
          </w:rPr>
          <w:t xml:space="preserve">: </w:t>
        </w:r>
        <w:r w:rsidRPr="00FC35A7">
          <w:rPr>
            <w:color w:val="B5CEA8"/>
            <w:sz w:val="24"/>
            <w:szCs w:val="24"/>
            <w:lang w:val="en-IN" w:eastAsia="en-IN" w:bidi="hi-IN"/>
          </w:rPr>
          <w:t>768px</w:t>
        </w:r>
        <w:r w:rsidRPr="00FC35A7">
          <w:rPr>
            <w:color w:val="CCCCCC"/>
            <w:sz w:val="24"/>
            <w:szCs w:val="24"/>
            <w:lang w:val="en-IN" w:eastAsia="en-IN" w:bidi="hi-IN"/>
          </w:rPr>
          <w:t>) {</w:t>
        </w:r>
      </w:ins>
    </w:p>
    <w:p w14:paraId="399A2784" w14:textId="77777777" w:rsidR="000359C3" w:rsidRPr="00FC35A7" w:rsidRDefault="000359C3" w:rsidP="000359C3">
      <w:pPr>
        <w:widowControl/>
        <w:shd w:val="clear" w:color="auto" w:fill="1F1F1F"/>
        <w:autoSpaceDE/>
        <w:autoSpaceDN/>
        <w:spacing w:line="285" w:lineRule="atLeast"/>
        <w:rPr>
          <w:ins w:id="640" w:author="Harshita" w:date="2024-09-30T12:17:00Z"/>
          <w:color w:val="CCCCCC"/>
          <w:sz w:val="24"/>
          <w:szCs w:val="24"/>
          <w:lang w:val="en-IN" w:eastAsia="en-IN" w:bidi="hi-IN"/>
        </w:rPr>
      </w:pPr>
      <w:ins w:id="641" w:author="Harshita" w:date="2024-09-30T12:17:00Z">
        <w:r w:rsidRPr="00FC35A7">
          <w:rPr>
            <w:color w:val="CCCCCC"/>
            <w:sz w:val="24"/>
            <w:szCs w:val="24"/>
            <w:lang w:val="en-IN" w:eastAsia="en-IN" w:bidi="hi-IN"/>
          </w:rPr>
          <w:t xml:space="preserve">    </w:t>
        </w:r>
        <w:r w:rsidRPr="00FC35A7">
          <w:rPr>
            <w:color w:val="D7BA7D"/>
            <w:sz w:val="24"/>
            <w:szCs w:val="24"/>
            <w:lang w:val="en-IN" w:eastAsia="en-IN" w:bidi="hi-IN"/>
          </w:rPr>
          <w:t>.home</w:t>
        </w:r>
        <w:r w:rsidRPr="00FC35A7">
          <w:rPr>
            <w:color w:val="CCCCCC"/>
            <w:sz w:val="24"/>
            <w:szCs w:val="24"/>
            <w:lang w:val="en-IN" w:eastAsia="en-IN" w:bidi="hi-IN"/>
          </w:rPr>
          <w:t xml:space="preserve"> {</w:t>
        </w:r>
      </w:ins>
    </w:p>
    <w:p w14:paraId="69EAB869" w14:textId="77777777" w:rsidR="000359C3" w:rsidRPr="00FC35A7" w:rsidRDefault="000359C3" w:rsidP="000359C3">
      <w:pPr>
        <w:widowControl/>
        <w:shd w:val="clear" w:color="auto" w:fill="1F1F1F"/>
        <w:autoSpaceDE/>
        <w:autoSpaceDN/>
        <w:spacing w:line="285" w:lineRule="atLeast"/>
        <w:rPr>
          <w:ins w:id="642" w:author="Harshita" w:date="2024-09-30T12:17:00Z"/>
          <w:color w:val="CCCCCC"/>
          <w:sz w:val="24"/>
          <w:szCs w:val="24"/>
          <w:lang w:val="en-IN" w:eastAsia="en-IN" w:bidi="hi-IN"/>
        </w:rPr>
      </w:pPr>
      <w:ins w:id="64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flex-direction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column</w:t>
        </w:r>
        <w:r w:rsidRPr="00FC35A7">
          <w:rPr>
            <w:color w:val="CCCCCC"/>
            <w:sz w:val="24"/>
            <w:szCs w:val="24"/>
            <w:lang w:val="en-IN" w:eastAsia="en-IN" w:bidi="hi-IN"/>
          </w:rPr>
          <w:t>;</w:t>
        </w:r>
      </w:ins>
    </w:p>
    <w:p w14:paraId="6CB17C98" w14:textId="77777777" w:rsidR="000359C3" w:rsidRPr="00FC35A7" w:rsidRDefault="000359C3" w:rsidP="000359C3">
      <w:pPr>
        <w:widowControl/>
        <w:shd w:val="clear" w:color="auto" w:fill="1F1F1F"/>
        <w:autoSpaceDE/>
        <w:autoSpaceDN/>
        <w:spacing w:line="285" w:lineRule="atLeast"/>
        <w:rPr>
          <w:ins w:id="644" w:author="Harshita" w:date="2024-09-30T12:17:00Z"/>
          <w:color w:val="CCCCCC"/>
          <w:sz w:val="24"/>
          <w:szCs w:val="24"/>
          <w:lang w:val="en-IN" w:eastAsia="en-IN" w:bidi="hi-IN"/>
        </w:rPr>
      </w:pPr>
      <w:ins w:id="64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w:t>
        </w:r>
        <w:proofErr w:type="gramEnd"/>
        <w:r w:rsidRPr="00FC35A7">
          <w:rPr>
            <w:color w:val="9CDCFE"/>
            <w:sz w:val="24"/>
            <w:szCs w:val="24"/>
            <w:lang w:val="en-IN" w:eastAsia="en-IN" w:bidi="hi-IN"/>
          </w:rPr>
          <w:t>align</w:t>
        </w:r>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7005B4FF" w14:textId="77777777" w:rsidR="000359C3" w:rsidRPr="00FC35A7" w:rsidRDefault="000359C3" w:rsidP="000359C3">
      <w:pPr>
        <w:widowControl/>
        <w:shd w:val="clear" w:color="auto" w:fill="1F1F1F"/>
        <w:autoSpaceDE/>
        <w:autoSpaceDN/>
        <w:spacing w:line="285" w:lineRule="atLeast"/>
        <w:rPr>
          <w:ins w:id="646" w:author="Harshita" w:date="2024-09-30T12:17:00Z"/>
          <w:color w:val="CCCCCC"/>
          <w:sz w:val="24"/>
          <w:szCs w:val="24"/>
          <w:lang w:val="en-IN" w:eastAsia="en-IN" w:bidi="hi-IN"/>
        </w:rPr>
      </w:pPr>
      <w:ins w:id="647" w:author="Harshita" w:date="2024-09-30T12:17:00Z">
        <w:r w:rsidRPr="00FC35A7">
          <w:rPr>
            <w:color w:val="CCCCCC"/>
            <w:sz w:val="24"/>
            <w:szCs w:val="24"/>
            <w:lang w:val="en-IN" w:eastAsia="en-IN" w:bidi="hi-IN"/>
          </w:rPr>
          <w:t>    }</w:t>
        </w:r>
      </w:ins>
    </w:p>
    <w:p w14:paraId="25FD9C7D" w14:textId="77777777" w:rsidR="000359C3" w:rsidRPr="00FC35A7" w:rsidRDefault="000359C3" w:rsidP="000359C3">
      <w:pPr>
        <w:widowControl/>
        <w:shd w:val="clear" w:color="auto" w:fill="1F1F1F"/>
        <w:autoSpaceDE/>
        <w:autoSpaceDN/>
        <w:spacing w:line="285" w:lineRule="atLeast"/>
        <w:rPr>
          <w:ins w:id="648" w:author="Harshita" w:date="2024-09-30T12:17:00Z"/>
          <w:color w:val="CCCCCC"/>
          <w:sz w:val="24"/>
          <w:szCs w:val="24"/>
          <w:lang w:val="en-IN" w:eastAsia="en-IN" w:bidi="hi-IN"/>
        </w:rPr>
      </w:pPr>
    </w:p>
    <w:p w14:paraId="0D693903" w14:textId="77777777" w:rsidR="000359C3" w:rsidRPr="00FC35A7" w:rsidRDefault="000359C3" w:rsidP="000359C3">
      <w:pPr>
        <w:widowControl/>
        <w:shd w:val="clear" w:color="auto" w:fill="1F1F1F"/>
        <w:autoSpaceDE/>
        <w:autoSpaceDN/>
        <w:spacing w:line="285" w:lineRule="atLeast"/>
        <w:rPr>
          <w:ins w:id="649" w:author="Harshita" w:date="2024-09-30T12:17:00Z"/>
          <w:color w:val="CCCCCC"/>
          <w:sz w:val="24"/>
          <w:szCs w:val="24"/>
          <w:lang w:val="en-IN" w:eastAsia="en-IN" w:bidi="hi-IN"/>
        </w:rPr>
      </w:pPr>
      <w:ins w:id="650" w:author="Harshita" w:date="2024-09-30T12:17:00Z">
        <w:r w:rsidRPr="00FC35A7">
          <w:rPr>
            <w:color w:val="CCCCCC"/>
            <w:sz w:val="24"/>
            <w:szCs w:val="24"/>
            <w:lang w:val="en-IN" w:eastAsia="en-IN" w:bidi="hi-IN"/>
          </w:rPr>
          <w:t xml:space="preserve">    </w:t>
        </w:r>
        <w:r w:rsidRPr="00FC35A7">
          <w:rPr>
            <w:color w:val="D7BA7D"/>
            <w:sz w:val="24"/>
            <w:szCs w:val="24"/>
            <w:lang w:val="en-IN" w:eastAsia="en-IN" w:bidi="hi-IN"/>
          </w:rPr>
          <w:t>.home</w:t>
        </w:r>
        <w:r w:rsidRPr="00FC35A7">
          <w:rPr>
            <w:color w:val="CCCCCC"/>
            <w:sz w:val="24"/>
            <w:szCs w:val="24"/>
            <w:lang w:val="en-IN" w:eastAsia="en-IN" w:bidi="hi-IN"/>
          </w:rPr>
          <w:t xml:space="preserve"> </w:t>
        </w:r>
        <w:r w:rsidRPr="00FC35A7">
          <w:rPr>
            <w:color w:val="D7BA7D"/>
            <w:sz w:val="24"/>
            <w:szCs w:val="24"/>
            <w:lang w:val="en-IN" w:eastAsia="en-IN" w:bidi="hi-IN"/>
          </w:rPr>
          <w:t>.content</w:t>
        </w:r>
        <w:r w:rsidRPr="00FC35A7">
          <w:rPr>
            <w:color w:val="CCCCCC"/>
            <w:sz w:val="24"/>
            <w:szCs w:val="24"/>
            <w:lang w:val="en-IN" w:eastAsia="en-IN" w:bidi="hi-IN"/>
          </w:rPr>
          <w:t xml:space="preserve"> {</w:t>
        </w:r>
      </w:ins>
    </w:p>
    <w:p w14:paraId="18BCD427" w14:textId="77777777" w:rsidR="000359C3" w:rsidRPr="00FC35A7" w:rsidRDefault="000359C3" w:rsidP="000359C3">
      <w:pPr>
        <w:widowControl/>
        <w:shd w:val="clear" w:color="auto" w:fill="1F1F1F"/>
        <w:autoSpaceDE/>
        <w:autoSpaceDN/>
        <w:spacing w:line="285" w:lineRule="atLeast"/>
        <w:rPr>
          <w:ins w:id="651" w:author="Harshita" w:date="2024-09-30T12:17:00Z"/>
          <w:color w:val="CCCCCC"/>
          <w:sz w:val="24"/>
          <w:szCs w:val="24"/>
          <w:lang w:val="en-IN" w:eastAsia="en-IN" w:bidi="hi-IN"/>
        </w:rPr>
      </w:pPr>
      <w:ins w:id="65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1F238827" w14:textId="77777777" w:rsidR="000359C3" w:rsidRPr="00FC35A7" w:rsidRDefault="000359C3" w:rsidP="000359C3">
      <w:pPr>
        <w:widowControl/>
        <w:shd w:val="clear" w:color="auto" w:fill="1F1F1F"/>
        <w:autoSpaceDE/>
        <w:autoSpaceDN/>
        <w:spacing w:line="285" w:lineRule="atLeast"/>
        <w:rPr>
          <w:ins w:id="653" w:author="Harshita" w:date="2024-09-30T12:17:00Z"/>
          <w:color w:val="CCCCCC"/>
          <w:sz w:val="24"/>
          <w:szCs w:val="24"/>
          <w:lang w:val="en-IN" w:eastAsia="en-IN" w:bidi="hi-IN"/>
        </w:rPr>
      </w:pPr>
      <w:ins w:id="654" w:author="Harshita" w:date="2024-09-30T12:17:00Z">
        <w:r w:rsidRPr="00FC35A7">
          <w:rPr>
            <w:color w:val="CCCCCC"/>
            <w:sz w:val="24"/>
            <w:szCs w:val="24"/>
            <w:lang w:val="en-IN" w:eastAsia="en-IN" w:bidi="hi-IN"/>
          </w:rPr>
          <w:t>    }</w:t>
        </w:r>
      </w:ins>
    </w:p>
    <w:p w14:paraId="312B0B8C" w14:textId="77777777" w:rsidR="000359C3" w:rsidRPr="00FC35A7" w:rsidRDefault="000359C3" w:rsidP="000359C3">
      <w:pPr>
        <w:widowControl/>
        <w:shd w:val="clear" w:color="auto" w:fill="1F1F1F"/>
        <w:autoSpaceDE/>
        <w:autoSpaceDN/>
        <w:spacing w:line="285" w:lineRule="atLeast"/>
        <w:rPr>
          <w:ins w:id="655" w:author="Harshita" w:date="2024-09-30T12:17:00Z"/>
          <w:color w:val="CCCCCC"/>
          <w:sz w:val="24"/>
          <w:szCs w:val="24"/>
          <w:lang w:val="en-IN" w:eastAsia="en-IN" w:bidi="hi-IN"/>
        </w:rPr>
      </w:pPr>
    </w:p>
    <w:p w14:paraId="5B66C95B" w14:textId="77777777" w:rsidR="000359C3" w:rsidRPr="00FC35A7" w:rsidRDefault="000359C3" w:rsidP="000359C3">
      <w:pPr>
        <w:widowControl/>
        <w:shd w:val="clear" w:color="auto" w:fill="1F1F1F"/>
        <w:autoSpaceDE/>
        <w:autoSpaceDN/>
        <w:spacing w:line="285" w:lineRule="atLeast"/>
        <w:rPr>
          <w:ins w:id="656" w:author="Harshita" w:date="2024-09-30T12:17:00Z"/>
          <w:color w:val="CCCCCC"/>
          <w:sz w:val="24"/>
          <w:szCs w:val="24"/>
          <w:lang w:val="en-IN" w:eastAsia="en-IN" w:bidi="hi-IN"/>
        </w:rPr>
      </w:pPr>
      <w:ins w:id="657" w:author="Harshita" w:date="2024-09-30T12:17:00Z">
        <w:r w:rsidRPr="00FC35A7">
          <w:rPr>
            <w:color w:val="CCCCCC"/>
            <w:sz w:val="24"/>
            <w:szCs w:val="24"/>
            <w:lang w:val="en-IN" w:eastAsia="en-IN" w:bidi="hi-IN"/>
          </w:rPr>
          <w:t xml:space="preserve">    </w:t>
        </w:r>
        <w:r w:rsidRPr="00FC35A7">
          <w:rPr>
            <w:color w:val="D7BA7D"/>
            <w:sz w:val="24"/>
            <w:szCs w:val="24"/>
            <w:lang w:val="en-IN" w:eastAsia="en-IN" w:bidi="hi-IN"/>
          </w:rPr>
          <w:t>.icon-container</w:t>
        </w:r>
        <w:r w:rsidRPr="00FC35A7">
          <w:rPr>
            <w:color w:val="CCCCCC"/>
            <w:sz w:val="24"/>
            <w:szCs w:val="24"/>
            <w:lang w:val="en-IN" w:eastAsia="en-IN" w:bidi="hi-IN"/>
          </w:rPr>
          <w:t xml:space="preserve"> {</w:t>
        </w:r>
      </w:ins>
    </w:p>
    <w:p w14:paraId="11479D8D" w14:textId="77777777" w:rsidR="000359C3" w:rsidRPr="00FC35A7" w:rsidRDefault="000359C3" w:rsidP="000359C3">
      <w:pPr>
        <w:widowControl/>
        <w:shd w:val="clear" w:color="auto" w:fill="1F1F1F"/>
        <w:autoSpaceDE/>
        <w:autoSpaceDN/>
        <w:spacing w:line="285" w:lineRule="atLeast"/>
        <w:rPr>
          <w:ins w:id="658" w:author="Harshita" w:date="2024-09-30T12:17:00Z"/>
          <w:color w:val="CCCCCC"/>
          <w:sz w:val="24"/>
          <w:szCs w:val="24"/>
          <w:lang w:val="en-IN" w:eastAsia="en-IN" w:bidi="hi-IN"/>
        </w:rPr>
      </w:pPr>
      <w:ins w:id="65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flex-direction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column</w:t>
        </w:r>
        <w:r w:rsidRPr="00FC35A7">
          <w:rPr>
            <w:color w:val="CCCCCC"/>
            <w:sz w:val="24"/>
            <w:szCs w:val="24"/>
            <w:lang w:val="en-IN" w:eastAsia="en-IN" w:bidi="hi-IN"/>
          </w:rPr>
          <w:t>;</w:t>
        </w:r>
      </w:ins>
    </w:p>
    <w:p w14:paraId="0373D682" w14:textId="77777777" w:rsidR="000359C3" w:rsidRPr="00FC35A7" w:rsidRDefault="000359C3" w:rsidP="000359C3">
      <w:pPr>
        <w:widowControl/>
        <w:shd w:val="clear" w:color="auto" w:fill="1F1F1F"/>
        <w:autoSpaceDE/>
        <w:autoSpaceDN/>
        <w:spacing w:line="285" w:lineRule="atLeast"/>
        <w:rPr>
          <w:ins w:id="660" w:author="Harshita" w:date="2024-09-30T12:17:00Z"/>
          <w:color w:val="CCCCCC"/>
          <w:sz w:val="24"/>
          <w:szCs w:val="24"/>
          <w:lang w:val="en-IN" w:eastAsia="en-IN" w:bidi="hi-IN"/>
        </w:rPr>
      </w:pPr>
      <w:ins w:id="66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align-items</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0DF8FA1E" w14:textId="77777777" w:rsidR="000359C3" w:rsidRPr="00FC35A7" w:rsidRDefault="000359C3" w:rsidP="000359C3">
      <w:pPr>
        <w:widowControl/>
        <w:shd w:val="clear" w:color="auto" w:fill="1F1F1F"/>
        <w:autoSpaceDE/>
        <w:autoSpaceDN/>
        <w:spacing w:line="285" w:lineRule="atLeast"/>
        <w:rPr>
          <w:ins w:id="662" w:author="Harshita" w:date="2024-09-30T12:17:00Z"/>
          <w:color w:val="CCCCCC"/>
          <w:sz w:val="24"/>
          <w:szCs w:val="24"/>
          <w:lang w:val="en-IN" w:eastAsia="en-IN" w:bidi="hi-IN"/>
        </w:rPr>
      </w:pPr>
      <w:ins w:id="663" w:author="Harshita" w:date="2024-09-30T12:17:00Z">
        <w:r w:rsidRPr="00FC35A7">
          <w:rPr>
            <w:color w:val="CCCCCC"/>
            <w:sz w:val="24"/>
            <w:szCs w:val="24"/>
            <w:lang w:val="en-IN" w:eastAsia="en-IN" w:bidi="hi-IN"/>
          </w:rPr>
          <w:t>    }</w:t>
        </w:r>
      </w:ins>
    </w:p>
    <w:p w14:paraId="23A00FEA" w14:textId="77777777" w:rsidR="000359C3" w:rsidRPr="00FC35A7" w:rsidRDefault="000359C3" w:rsidP="000359C3">
      <w:pPr>
        <w:widowControl/>
        <w:shd w:val="clear" w:color="auto" w:fill="1F1F1F"/>
        <w:autoSpaceDE/>
        <w:autoSpaceDN/>
        <w:spacing w:line="285" w:lineRule="atLeast"/>
        <w:rPr>
          <w:ins w:id="664" w:author="Harshita" w:date="2024-09-30T12:17:00Z"/>
          <w:color w:val="CCCCCC"/>
          <w:sz w:val="24"/>
          <w:szCs w:val="24"/>
          <w:lang w:val="en-IN" w:eastAsia="en-IN" w:bidi="hi-IN"/>
        </w:rPr>
      </w:pPr>
    </w:p>
    <w:p w14:paraId="4E8F54A1" w14:textId="77777777" w:rsidR="000359C3" w:rsidRPr="00FC35A7" w:rsidRDefault="000359C3" w:rsidP="000359C3">
      <w:pPr>
        <w:widowControl/>
        <w:shd w:val="clear" w:color="auto" w:fill="1F1F1F"/>
        <w:autoSpaceDE/>
        <w:autoSpaceDN/>
        <w:spacing w:line="285" w:lineRule="atLeast"/>
        <w:rPr>
          <w:ins w:id="665" w:author="Harshita" w:date="2024-09-30T12:17:00Z"/>
          <w:color w:val="CCCCCC"/>
          <w:sz w:val="24"/>
          <w:szCs w:val="24"/>
          <w:lang w:val="en-IN" w:eastAsia="en-IN" w:bidi="hi-IN"/>
        </w:rPr>
      </w:pPr>
      <w:ins w:id="666" w:author="Harshita" w:date="2024-09-30T12:17:00Z">
        <w:r w:rsidRPr="00FC35A7">
          <w:rPr>
            <w:color w:val="CCCCCC"/>
            <w:sz w:val="24"/>
            <w:szCs w:val="24"/>
            <w:lang w:val="en-IN" w:eastAsia="en-IN" w:bidi="hi-IN"/>
          </w:rPr>
          <w:t xml:space="preserve">    </w:t>
        </w:r>
        <w:r w:rsidRPr="00FC35A7">
          <w:rPr>
            <w:color w:val="D7BA7D"/>
            <w:sz w:val="24"/>
            <w:szCs w:val="24"/>
            <w:lang w:val="en-IN" w:eastAsia="en-IN" w:bidi="hi-IN"/>
          </w:rPr>
          <w:t>.featured-slider</w:t>
        </w:r>
        <w:r w:rsidRPr="00FC35A7">
          <w:rPr>
            <w:color w:val="CCCCCC"/>
            <w:sz w:val="24"/>
            <w:szCs w:val="24"/>
            <w:lang w:val="en-IN" w:eastAsia="en-IN" w:bidi="hi-IN"/>
          </w:rPr>
          <w:t xml:space="preserve"> {</w:t>
        </w:r>
      </w:ins>
    </w:p>
    <w:p w14:paraId="6BAE8F69" w14:textId="77777777" w:rsidR="000359C3" w:rsidRPr="00FC35A7" w:rsidRDefault="000359C3" w:rsidP="000359C3">
      <w:pPr>
        <w:widowControl/>
        <w:shd w:val="clear" w:color="auto" w:fill="1F1F1F"/>
        <w:autoSpaceDE/>
        <w:autoSpaceDN/>
        <w:spacing w:line="285" w:lineRule="atLeast"/>
        <w:rPr>
          <w:ins w:id="667" w:author="Harshita" w:date="2024-09-30T12:17:00Z"/>
          <w:color w:val="CCCCCC"/>
          <w:sz w:val="24"/>
          <w:szCs w:val="24"/>
          <w:lang w:val="en-IN" w:eastAsia="en-IN" w:bidi="hi-IN"/>
        </w:rPr>
      </w:pPr>
      <w:ins w:id="66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flex-direction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column</w:t>
        </w:r>
        <w:r w:rsidRPr="00FC35A7">
          <w:rPr>
            <w:color w:val="CCCCCC"/>
            <w:sz w:val="24"/>
            <w:szCs w:val="24"/>
            <w:lang w:val="en-IN" w:eastAsia="en-IN" w:bidi="hi-IN"/>
          </w:rPr>
          <w:t>;</w:t>
        </w:r>
      </w:ins>
    </w:p>
    <w:p w14:paraId="22C090B4" w14:textId="77777777" w:rsidR="000359C3" w:rsidRPr="00FC35A7" w:rsidRDefault="000359C3" w:rsidP="000359C3">
      <w:pPr>
        <w:widowControl/>
        <w:shd w:val="clear" w:color="auto" w:fill="1F1F1F"/>
        <w:autoSpaceDE/>
        <w:autoSpaceDN/>
        <w:spacing w:line="285" w:lineRule="atLeast"/>
        <w:rPr>
          <w:ins w:id="669" w:author="Harshita" w:date="2024-09-30T12:17:00Z"/>
          <w:color w:val="CCCCCC"/>
          <w:sz w:val="24"/>
          <w:szCs w:val="24"/>
          <w:lang w:val="en-IN" w:eastAsia="en-IN" w:bidi="hi-IN"/>
        </w:rPr>
      </w:pPr>
      <w:ins w:id="67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align-items</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507C100C" w14:textId="77777777" w:rsidR="000359C3" w:rsidRPr="00FC35A7" w:rsidRDefault="000359C3" w:rsidP="000359C3">
      <w:pPr>
        <w:widowControl/>
        <w:shd w:val="clear" w:color="auto" w:fill="1F1F1F"/>
        <w:autoSpaceDE/>
        <w:autoSpaceDN/>
        <w:spacing w:line="285" w:lineRule="atLeast"/>
        <w:rPr>
          <w:ins w:id="671" w:author="Harshita" w:date="2024-09-30T12:17:00Z"/>
          <w:color w:val="CCCCCC"/>
          <w:sz w:val="24"/>
          <w:szCs w:val="24"/>
          <w:lang w:val="en-IN" w:eastAsia="en-IN" w:bidi="hi-IN"/>
        </w:rPr>
      </w:pPr>
      <w:ins w:id="672" w:author="Harshita" w:date="2024-09-30T12:17:00Z">
        <w:r w:rsidRPr="00FC35A7">
          <w:rPr>
            <w:color w:val="CCCCCC"/>
            <w:sz w:val="24"/>
            <w:szCs w:val="24"/>
            <w:lang w:val="en-IN" w:eastAsia="en-IN" w:bidi="hi-IN"/>
          </w:rPr>
          <w:t>    }</w:t>
        </w:r>
      </w:ins>
    </w:p>
    <w:p w14:paraId="42808137" w14:textId="77777777" w:rsidR="000359C3" w:rsidRPr="00FC35A7" w:rsidRDefault="000359C3" w:rsidP="000359C3">
      <w:pPr>
        <w:widowControl/>
        <w:shd w:val="clear" w:color="auto" w:fill="1F1F1F"/>
        <w:autoSpaceDE/>
        <w:autoSpaceDN/>
        <w:spacing w:line="285" w:lineRule="atLeast"/>
        <w:rPr>
          <w:ins w:id="673" w:author="Harshita" w:date="2024-09-30T12:17:00Z"/>
          <w:color w:val="CCCCCC"/>
          <w:sz w:val="24"/>
          <w:szCs w:val="24"/>
          <w:lang w:val="en-IN" w:eastAsia="en-IN" w:bidi="hi-IN"/>
        </w:rPr>
      </w:pPr>
    </w:p>
    <w:p w14:paraId="56E9E130" w14:textId="77777777" w:rsidR="000359C3" w:rsidRPr="00FC35A7" w:rsidRDefault="000359C3" w:rsidP="000359C3">
      <w:pPr>
        <w:widowControl/>
        <w:shd w:val="clear" w:color="auto" w:fill="1F1F1F"/>
        <w:autoSpaceDE/>
        <w:autoSpaceDN/>
        <w:spacing w:line="285" w:lineRule="atLeast"/>
        <w:rPr>
          <w:ins w:id="674" w:author="Harshita" w:date="2024-09-30T12:17:00Z"/>
          <w:color w:val="CCCCCC"/>
          <w:sz w:val="24"/>
          <w:szCs w:val="24"/>
          <w:lang w:val="en-IN" w:eastAsia="en-IN" w:bidi="hi-IN"/>
        </w:rPr>
      </w:pPr>
      <w:ins w:id="675" w:author="Harshita" w:date="2024-09-30T12:17:00Z">
        <w:r w:rsidRPr="00FC35A7">
          <w:rPr>
            <w:color w:val="CCCCCC"/>
            <w:sz w:val="24"/>
            <w:szCs w:val="24"/>
            <w:lang w:val="en-IN" w:eastAsia="en-IN" w:bidi="hi-IN"/>
          </w:rPr>
          <w:t xml:space="preserve">    </w:t>
        </w:r>
        <w:r w:rsidRPr="00FC35A7">
          <w:rPr>
            <w:color w:val="D7BA7D"/>
            <w:sz w:val="24"/>
            <w:szCs w:val="24"/>
            <w:lang w:val="en-IN" w:eastAsia="en-IN" w:bidi="hi-IN"/>
          </w:rPr>
          <w:t>.featured-slider</w:t>
        </w:r>
        <w:r w:rsidRPr="00FC35A7">
          <w:rPr>
            <w:color w:val="CCCCCC"/>
            <w:sz w:val="24"/>
            <w:szCs w:val="24"/>
            <w:lang w:val="en-IN" w:eastAsia="en-IN" w:bidi="hi-IN"/>
          </w:rPr>
          <w:t xml:space="preserve"> </w:t>
        </w:r>
        <w:r w:rsidRPr="00FC35A7">
          <w:rPr>
            <w:color w:val="D7BA7D"/>
            <w:sz w:val="24"/>
            <w:szCs w:val="24"/>
            <w:lang w:val="en-IN" w:eastAsia="en-IN" w:bidi="hi-IN"/>
          </w:rPr>
          <w:t>.box</w:t>
        </w:r>
        <w:r w:rsidRPr="00FC35A7">
          <w:rPr>
            <w:color w:val="CCCCCC"/>
            <w:sz w:val="24"/>
            <w:szCs w:val="24"/>
            <w:lang w:val="en-IN" w:eastAsia="en-IN" w:bidi="hi-IN"/>
          </w:rPr>
          <w:t xml:space="preserve"> {</w:t>
        </w:r>
      </w:ins>
    </w:p>
    <w:p w14:paraId="6570CFD8" w14:textId="77777777" w:rsidR="000359C3" w:rsidRPr="00FC35A7" w:rsidRDefault="000359C3" w:rsidP="000359C3">
      <w:pPr>
        <w:widowControl/>
        <w:shd w:val="clear" w:color="auto" w:fill="1F1F1F"/>
        <w:autoSpaceDE/>
        <w:autoSpaceDN/>
        <w:spacing w:line="285" w:lineRule="atLeast"/>
        <w:rPr>
          <w:ins w:id="676" w:author="Harshita" w:date="2024-09-30T12:17:00Z"/>
          <w:color w:val="CCCCCC"/>
          <w:sz w:val="24"/>
          <w:szCs w:val="24"/>
          <w:lang w:val="en-IN" w:eastAsia="en-IN" w:bidi="hi-IN"/>
        </w:rPr>
      </w:pPr>
      <w:ins w:id="67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90%</w:t>
        </w:r>
        <w:r w:rsidRPr="00FC35A7">
          <w:rPr>
            <w:color w:val="CCCCCC"/>
            <w:sz w:val="24"/>
            <w:szCs w:val="24"/>
            <w:lang w:val="en-IN" w:eastAsia="en-IN" w:bidi="hi-IN"/>
          </w:rPr>
          <w:t>;</w:t>
        </w:r>
      </w:ins>
    </w:p>
    <w:p w14:paraId="33E27067" w14:textId="77777777" w:rsidR="000359C3" w:rsidRPr="00FC35A7" w:rsidRDefault="000359C3" w:rsidP="000359C3">
      <w:pPr>
        <w:widowControl/>
        <w:shd w:val="clear" w:color="auto" w:fill="1F1F1F"/>
        <w:autoSpaceDE/>
        <w:autoSpaceDN/>
        <w:spacing w:line="285" w:lineRule="atLeast"/>
        <w:rPr>
          <w:ins w:id="678" w:author="Harshita" w:date="2024-09-30T12:17:00Z"/>
          <w:color w:val="CCCCCC"/>
          <w:sz w:val="24"/>
          <w:szCs w:val="24"/>
          <w:lang w:val="en-IN" w:eastAsia="en-IN" w:bidi="hi-IN"/>
        </w:rPr>
      </w:pPr>
      <w:ins w:id="679" w:author="Harshita" w:date="2024-09-30T12:17:00Z">
        <w:r w:rsidRPr="00FC35A7">
          <w:rPr>
            <w:color w:val="CCCCCC"/>
            <w:sz w:val="24"/>
            <w:szCs w:val="24"/>
            <w:lang w:val="en-IN" w:eastAsia="en-IN" w:bidi="hi-IN"/>
          </w:rPr>
          <w:t>    }</w:t>
        </w:r>
      </w:ins>
    </w:p>
    <w:p w14:paraId="10FEFE95" w14:textId="77777777" w:rsidR="000359C3" w:rsidRPr="00FC35A7" w:rsidRDefault="000359C3" w:rsidP="000359C3">
      <w:pPr>
        <w:widowControl/>
        <w:shd w:val="clear" w:color="auto" w:fill="1F1F1F"/>
        <w:autoSpaceDE/>
        <w:autoSpaceDN/>
        <w:spacing w:line="285" w:lineRule="atLeast"/>
        <w:rPr>
          <w:ins w:id="680" w:author="Harshita" w:date="2024-09-30T12:17:00Z"/>
          <w:color w:val="CCCCCC"/>
          <w:sz w:val="24"/>
          <w:szCs w:val="24"/>
          <w:lang w:val="en-IN" w:eastAsia="en-IN" w:bidi="hi-IN"/>
        </w:rPr>
      </w:pPr>
      <w:ins w:id="681" w:author="Harshita" w:date="2024-09-30T12:17:00Z">
        <w:r w:rsidRPr="00FC35A7">
          <w:rPr>
            <w:color w:val="CCCCCC"/>
            <w:sz w:val="24"/>
            <w:szCs w:val="24"/>
            <w:lang w:val="en-IN" w:eastAsia="en-IN" w:bidi="hi-IN"/>
          </w:rPr>
          <w:t>}</w:t>
        </w:r>
      </w:ins>
    </w:p>
    <w:p w14:paraId="21794178" w14:textId="77777777" w:rsidR="000359C3" w:rsidRPr="00FC35A7" w:rsidRDefault="000359C3" w:rsidP="000359C3">
      <w:pPr>
        <w:widowControl/>
        <w:shd w:val="clear" w:color="auto" w:fill="1F1F1F"/>
        <w:autoSpaceDE/>
        <w:autoSpaceDN/>
        <w:spacing w:line="285" w:lineRule="atLeast"/>
        <w:rPr>
          <w:ins w:id="682" w:author="Harshita" w:date="2024-09-30T12:17:00Z"/>
          <w:color w:val="CCCCCC"/>
          <w:sz w:val="24"/>
          <w:szCs w:val="24"/>
          <w:lang w:val="en-IN" w:eastAsia="en-IN" w:bidi="hi-IN"/>
        </w:rPr>
      </w:pPr>
    </w:p>
    <w:p w14:paraId="43D159EE" w14:textId="77777777" w:rsidR="000359C3" w:rsidRPr="00FC35A7" w:rsidRDefault="000359C3" w:rsidP="000359C3">
      <w:pPr>
        <w:widowControl/>
        <w:shd w:val="clear" w:color="auto" w:fill="1F1F1F"/>
        <w:autoSpaceDE/>
        <w:autoSpaceDN/>
        <w:spacing w:line="285" w:lineRule="atLeast"/>
        <w:rPr>
          <w:ins w:id="683" w:author="Harshita" w:date="2024-09-30T12:17:00Z"/>
          <w:color w:val="CCCCCC"/>
          <w:sz w:val="24"/>
          <w:szCs w:val="24"/>
          <w:lang w:val="en-IN" w:eastAsia="en-IN" w:bidi="hi-IN"/>
        </w:rPr>
      </w:pPr>
    </w:p>
    <w:p w14:paraId="5304DB25" w14:textId="4986C7CB" w:rsidR="000A7878" w:rsidRPr="0097375A" w:rsidRDefault="000A7878" w:rsidP="0097375A">
      <w:pPr>
        <w:widowControl/>
        <w:shd w:val="clear" w:color="auto" w:fill="1F1F1F"/>
        <w:autoSpaceDE/>
        <w:autoSpaceDN/>
        <w:spacing w:line="285" w:lineRule="atLeast"/>
        <w:rPr>
          <w:ins w:id="684" w:author="Harshita" w:date="2024-09-30T12:17:00Z"/>
          <w:color w:val="CCCCCC"/>
          <w:sz w:val="24"/>
          <w:szCs w:val="24"/>
          <w:lang w:val="en-IN" w:eastAsia="en-IN" w:bidi="hi-IN"/>
        </w:rPr>
      </w:pPr>
    </w:p>
    <w:p w14:paraId="7C57FB8C" w14:textId="77777777" w:rsidR="000A7878" w:rsidRPr="00FC35A7" w:rsidRDefault="000A7878" w:rsidP="000359C3">
      <w:pPr>
        <w:pStyle w:val="Heading4"/>
        <w:ind w:left="0" w:firstLine="568"/>
        <w:jc w:val="left"/>
        <w:rPr>
          <w:ins w:id="685" w:author="Harshita" w:date="2024-09-30T12:17:00Z"/>
          <w:i w:val="0"/>
          <w:iCs/>
          <w:sz w:val="24"/>
          <w:szCs w:val="24"/>
          <w:u w:val="single"/>
          <w:lang w:val="en-IN" w:eastAsia="en-IN" w:bidi="hi-IN"/>
        </w:rPr>
      </w:pPr>
    </w:p>
    <w:p w14:paraId="58A2A0E0" w14:textId="56CA017C" w:rsidR="00FC4BCE" w:rsidRPr="00FC35A7" w:rsidRDefault="00FC4BCE" w:rsidP="000359C3">
      <w:pPr>
        <w:pStyle w:val="Heading4"/>
        <w:ind w:left="0" w:firstLine="568"/>
        <w:jc w:val="left"/>
        <w:rPr>
          <w:ins w:id="686" w:author="Harshita" w:date="2024-09-30T12:17:00Z"/>
          <w:b w:val="0"/>
          <w:bCs w:val="0"/>
          <w:i w:val="0"/>
          <w:iCs/>
          <w:sz w:val="24"/>
          <w:szCs w:val="24"/>
          <w:u w:val="single"/>
          <w:lang w:val="en-IN" w:eastAsia="en-IN" w:bidi="hi-IN"/>
        </w:rPr>
      </w:pPr>
    </w:p>
    <w:p w14:paraId="7202848B" w14:textId="507DA2A6" w:rsidR="000A7878" w:rsidRPr="00FC35A7" w:rsidRDefault="000A7878" w:rsidP="00FC4BCE">
      <w:pPr>
        <w:pStyle w:val="Heading4"/>
        <w:ind w:left="0" w:firstLine="568"/>
        <w:jc w:val="left"/>
        <w:rPr>
          <w:ins w:id="687" w:author="Harshita" w:date="2024-09-30T12:17:00Z"/>
          <w:i w:val="0"/>
          <w:iCs/>
          <w:sz w:val="24"/>
          <w:szCs w:val="24"/>
          <w:u w:val="single"/>
          <w:lang w:val="en-IN" w:eastAsia="en-IN" w:bidi="hi-IN"/>
        </w:rPr>
      </w:pPr>
      <w:ins w:id="688" w:author="Harshita" w:date="2024-09-30T12:17:00Z">
        <w:r w:rsidRPr="00FC35A7">
          <w:rPr>
            <w:i w:val="0"/>
            <w:iCs/>
            <w:sz w:val="24"/>
            <w:szCs w:val="24"/>
            <w:u w:val="single"/>
            <w:lang w:val="en-IN" w:eastAsia="en-IN" w:bidi="hi-IN"/>
          </w:rPr>
          <w:t xml:space="preserve"> EXPLANATION:</w:t>
        </w:r>
      </w:ins>
    </w:p>
    <w:p w14:paraId="65A3BA29" w14:textId="77777777" w:rsidR="000A7878" w:rsidRPr="00FC35A7" w:rsidRDefault="000A7878" w:rsidP="00FC4BCE">
      <w:pPr>
        <w:pStyle w:val="Heading4"/>
        <w:ind w:left="0" w:firstLine="568"/>
        <w:jc w:val="left"/>
        <w:rPr>
          <w:ins w:id="689" w:author="Harshita" w:date="2024-09-30T12:17:00Z"/>
          <w:i w:val="0"/>
          <w:iCs/>
          <w:sz w:val="24"/>
          <w:szCs w:val="24"/>
          <w:lang w:val="en-IN" w:eastAsia="en-IN" w:bidi="hi-IN"/>
        </w:rPr>
      </w:pPr>
    </w:p>
    <w:p w14:paraId="5529A5DD" w14:textId="77777777" w:rsidR="00FC4BCE" w:rsidRPr="00FC35A7" w:rsidRDefault="00FC4BCE" w:rsidP="00FC4BCE">
      <w:pPr>
        <w:pStyle w:val="Heading4"/>
        <w:ind w:left="0" w:firstLine="568"/>
        <w:jc w:val="left"/>
        <w:rPr>
          <w:ins w:id="690" w:author="Harshita" w:date="2024-09-30T12:17:00Z"/>
          <w:sz w:val="24"/>
          <w:szCs w:val="24"/>
        </w:rPr>
      </w:pPr>
      <w:ins w:id="691" w:author="Harshita" w:date="2024-09-30T12:17:00Z">
        <w:r w:rsidRPr="00FC35A7">
          <w:rPr>
            <w:b w:val="0"/>
            <w:bCs w:val="0"/>
            <w:sz w:val="24"/>
            <w:szCs w:val="24"/>
          </w:rPr>
          <w:t xml:space="preserve"> </w:t>
        </w:r>
        <w:r w:rsidRPr="00FC35A7">
          <w:rPr>
            <w:rStyle w:val="HTMLCode"/>
            <w:rFonts w:ascii="Times New Roman" w:hAnsi="Times New Roman" w:cs="Times New Roman"/>
            <w:sz w:val="24"/>
            <w:szCs w:val="24"/>
          </w:rPr>
          <w:t>&lt;section class="deal"&gt;</w:t>
        </w:r>
        <w:r w:rsidRPr="00FC35A7">
          <w:rPr>
            <w:i w:val="0"/>
            <w:iCs/>
            <w:sz w:val="24"/>
            <w:szCs w:val="24"/>
          </w:rPr>
          <w:t>:</w:t>
        </w:r>
        <w:r w:rsidRPr="00FC35A7">
          <w:rPr>
            <w:b w:val="0"/>
            <w:bCs w:val="0"/>
            <w:i w:val="0"/>
            <w:iCs/>
            <w:sz w:val="24"/>
            <w:szCs w:val="24"/>
          </w:rPr>
          <w:t xml:space="preserve"> This tag defines a section of the webpage dedicated to a special deal. The class "deal" allows for targeted styling and layout adjustments</w:t>
        </w:r>
      </w:ins>
    </w:p>
    <w:p w14:paraId="39CCE980" w14:textId="77777777" w:rsidR="00FC4BCE" w:rsidRPr="00FC35A7" w:rsidRDefault="00FC4BCE" w:rsidP="00FC4BCE">
      <w:pPr>
        <w:widowControl/>
        <w:autoSpaceDE/>
        <w:autoSpaceDN/>
        <w:rPr>
          <w:ins w:id="692" w:author="Harshita" w:date="2024-09-30T12:17:00Z"/>
          <w:sz w:val="24"/>
          <w:szCs w:val="24"/>
          <w:lang w:val="en-IN" w:eastAsia="en-IN" w:bidi="hi-IN"/>
        </w:rPr>
      </w:pPr>
      <w:ins w:id="693" w:author="Harshita" w:date="2024-09-30T12:17:00Z">
        <w:r w:rsidRPr="00FC35A7">
          <w:rPr>
            <w:b/>
            <w:bCs/>
            <w:sz w:val="24"/>
            <w:szCs w:val="24"/>
            <w:lang w:val="en-IN" w:eastAsia="en-IN" w:bidi="hi-IN"/>
          </w:rPr>
          <w:t>&lt;div class="content"&gt;</w:t>
        </w:r>
        <w:r w:rsidRPr="00FC35A7">
          <w:rPr>
            <w:sz w:val="24"/>
            <w:szCs w:val="24"/>
            <w:lang w:val="en-IN" w:eastAsia="en-IN" w:bidi="hi-IN"/>
          </w:rPr>
          <w:t>: A division that contains the text and link related to the deal.</w:t>
        </w:r>
      </w:ins>
    </w:p>
    <w:p w14:paraId="0526A1A7" w14:textId="77777777" w:rsidR="00FC4BCE" w:rsidRPr="00FC35A7" w:rsidRDefault="00FC4BCE" w:rsidP="00FC4BCE">
      <w:pPr>
        <w:widowControl/>
        <w:numPr>
          <w:ilvl w:val="0"/>
          <w:numId w:val="31"/>
        </w:numPr>
        <w:autoSpaceDE/>
        <w:autoSpaceDN/>
        <w:spacing w:before="100" w:beforeAutospacing="1" w:after="100" w:afterAutospacing="1"/>
        <w:rPr>
          <w:ins w:id="694" w:author="Harshita" w:date="2024-09-30T12:17:00Z"/>
          <w:sz w:val="24"/>
          <w:szCs w:val="24"/>
          <w:lang w:val="en-IN" w:eastAsia="en-IN" w:bidi="hi-IN"/>
        </w:rPr>
      </w:pPr>
      <w:ins w:id="695" w:author="Harshita" w:date="2024-09-30T12:17:00Z">
        <w:r w:rsidRPr="00FC35A7">
          <w:rPr>
            <w:b/>
            <w:bCs/>
            <w:sz w:val="24"/>
            <w:szCs w:val="24"/>
            <w:lang w:val="en-IN" w:eastAsia="en-IN" w:bidi="hi-IN"/>
          </w:rPr>
          <w:t>&lt;h3&gt;deal of the day&lt;/h3&gt;</w:t>
        </w:r>
        <w:r w:rsidRPr="00FC35A7">
          <w:rPr>
            <w:sz w:val="24"/>
            <w:szCs w:val="24"/>
            <w:lang w:val="en-IN" w:eastAsia="en-IN" w:bidi="hi-IN"/>
          </w:rPr>
          <w:t>: This heading indicates that it’s a featured daily deal.</w:t>
        </w:r>
      </w:ins>
    </w:p>
    <w:p w14:paraId="36144874" w14:textId="77777777" w:rsidR="00FC4BCE" w:rsidRPr="00FC35A7" w:rsidRDefault="00FC4BCE" w:rsidP="00FC4BCE">
      <w:pPr>
        <w:widowControl/>
        <w:numPr>
          <w:ilvl w:val="0"/>
          <w:numId w:val="31"/>
        </w:numPr>
        <w:autoSpaceDE/>
        <w:autoSpaceDN/>
        <w:spacing w:before="100" w:beforeAutospacing="1" w:after="100" w:afterAutospacing="1"/>
        <w:rPr>
          <w:ins w:id="696" w:author="Harshita" w:date="2024-09-30T12:17:00Z"/>
          <w:sz w:val="24"/>
          <w:szCs w:val="24"/>
          <w:lang w:val="en-IN" w:eastAsia="en-IN" w:bidi="hi-IN"/>
        </w:rPr>
      </w:pPr>
      <w:ins w:id="697" w:author="Harshita" w:date="2024-09-30T12:17:00Z">
        <w:r w:rsidRPr="00FC35A7">
          <w:rPr>
            <w:b/>
            <w:bCs/>
            <w:sz w:val="24"/>
            <w:szCs w:val="24"/>
            <w:lang w:val="en-IN" w:eastAsia="en-IN" w:bidi="hi-IN"/>
          </w:rPr>
          <w:t>&lt;h3&gt;</w:t>
        </w:r>
        <w:proofErr w:type="spellStart"/>
        <w:r w:rsidRPr="00FC35A7">
          <w:rPr>
            <w:b/>
            <w:bCs/>
            <w:sz w:val="24"/>
            <w:szCs w:val="24"/>
            <w:lang w:val="en-IN" w:eastAsia="en-IN" w:bidi="hi-IN"/>
          </w:rPr>
          <w:t>upto</w:t>
        </w:r>
        <w:proofErr w:type="spellEnd"/>
        <w:r w:rsidRPr="00FC35A7">
          <w:rPr>
            <w:b/>
            <w:bCs/>
            <w:sz w:val="24"/>
            <w:szCs w:val="24"/>
            <w:lang w:val="en-IN" w:eastAsia="en-IN" w:bidi="hi-IN"/>
          </w:rPr>
          <w:t xml:space="preserve"> 50% off&lt;/h3&gt;</w:t>
        </w:r>
        <w:r w:rsidRPr="00FC35A7">
          <w:rPr>
            <w:sz w:val="24"/>
            <w:szCs w:val="24"/>
            <w:lang w:val="en-IN" w:eastAsia="en-IN" w:bidi="hi-IN"/>
          </w:rPr>
          <w:t>: A second heading that emphasizes the discount, attracting customer attention.</w:t>
        </w:r>
      </w:ins>
    </w:p>
    <w:p w14:paraId="432C5A3D" w14:textId="77777777" w:rsidR="00FC4BCE" w:rsidRPr="00FC35A7" w:rsidRDefault="00FC4BCE" w:rsidP="00FC4BCE">
      <w:pPr>
        <w:widowControl/>
        <w:numPr>
          <w:ilvl w:val="0"/>
          <w:numId w:val="31"/>
        </w:numPr>
        <w:autoSpaceDE/>
        <w:autoSpaceDN/>
        <w:spacing w:before="100" w:beforeAutospacing="1" w:after="100" w:afterAutospacing="1"/>
        <w:rPr>
          <w:ins w:id="698" w:author="Harshita" w:date="2024-09-30T12:17:00Z"/>
          <w:sz w:val="24"/>
          <w:szCs w:val="24"/>
          <w:lang w:val="en-IN" w:eastAsia="en-IN" w:bidi="hi-IN"/>
        </w:rPr>
      </w:pPr>
      <w:ins w:id="699" w:author="Harshita" w:date="2024-09-30T12:17:00Z">
        <w:r w:rsidRPr="00FC35A7">
          <w:rPr>
            <w:b/>
            <w:bCs/>
            <w:sz w:val="24"/>
            <w:szCs w:val="24"/>
            <w:lang w:val="en-IN" w:eastAsia="en-IN" w:bidi="hi-IN"/>
          </w:rPr>
          <w:t xml:space="preserve">&lt;a </w:t>
        </w:r>
        <w:proofErr w:type="spellStart"/>
        <w:r w:rsidRPr="00FC35A7">
          <w:rPr>
            <w:b/>
            <w:bCs/>
            <w:sz w:val="24"/>
            <w:szCs w:val="24"/>
            <w:lang w:val="en-IN" w:eastAsia="en-IN" w:bidi="hi-IN"/>
          </w:rPr>
          <w:t>href</w:t>
        </w:r>
        <w:proofErr w:type="spellEnd"/>
        <w:r w:rsidRPr="00FC35A7">
          <w:rPr>
            <w:b/>
            <w:bCs/>
            <w:sz w:val="24"/>
            <w:szCs w:val="24"/>
            <w:lang w:val="en-IN" w:eastAsia="en-IN" w:bidi="hi-IN"/>
          </w:rPr>
          <w:t xml:space="preserve">="#" </w:t>
        </w:r>
        <w:proofErr w:type="spellStart"/>
        <w:r w:rsidRPr="00FC35A7">
          <w:rPr>
            <w:b/>
            <w:bCs/>
            <w:sz w:val="24"/>
            <w:szCs w:val="24"/>
            <w:lang w:val="en-IN" w:eastAsia="en-IN" w:bidi="hi-IN"/>
          </w:rPr>
          <w:t>claa</w:t>
        </w:r>
        <w:proofErr w:type="spellEnd"/>
        <w:r w:rsidRPr="00FC35A7">
          <w:rPr>
            <w:b/>
            <w:bCs/>
            <w:sz w:val="24"/>
            <w:szCs w:val="24"/>
            <w:lang w:val="en-IN" w:eastAsia="en-IN" w:bidi="hi-IN"/>
          </w:rPr>
          <w:t>="</w:t>
        </w:r>
        <w:proofErr w:type="spellStart"/>
        <w:r w:rsidRPr="00FC35A7">
          <w:rPr>
            <w:b/>
            <w:bCs/>
            <w:sz w:val="24"/>
            <w:szCs w:val="24"/>
            <w:lang w:val="en-IN" w:eastAsia="en-IN" w:bidi="hi-IN"/>
          </w:rPr>
          <w:t>btn</w:t>
        </w:r>
        <w:proofErr w:type="spellEnd"/>
        <w:r w:rsidRPr="00FC35A7">
          <w:rPr>
            <w:b/>
            <w:bCs/>
            <w:sz w:val="24"/>
            <w:szCs w:val="24"/>
            <w:lang w:val="en-IN" w:eastAsia="en-IN" w:bidi="hi-IN"/>
          </w:rPr>
          <w:t>"&gt;shop now&lt;/a&gt;</w:t>
        </w:r>
        <w:r w:rsidRPr="00FC35A7">
          <w:rPr>
            <w:sz w:val="24"/>
            <w:szCs w:val="24"/>
            <w:lang w:val="en-IN" w:eastAsia="en-IN" w:bidi="hi-IN"/>
          </w:rPr>
          <w:t>: A link styled as a button for users to click and shop.</w:t>
        </w:r>
      </w:ins>
    </w:p>
    <w:p w14:paraId="178EB6AC" w14:textId="77777777" w:rsidR="00FC4BCE" w:rsidRPr="00FC35A7" w:rsidRDefault="00FC4BCE" w:rsidP="00FC4BCE">
      <w:pPr>
        <w:widowControl/>
        <w:numPr>
          <w:ilvl w:val="0"/>
          <w:numId w:val="31"/>
        </w:numPr>
        <w:autoSpaceDE/>
        <w:autoSpaceDN/>
        <w:spacing w:before="100" w:beforeAutospacing="1" w:after="100" w:afterAutospacing="1"/>
        <w:rPr>
          <w:ins w:id="700" w:author="Harshita" w:date="2024-09-30T12:17:00Z"/>
          <w:sz w:val="24"/>
          <w:szCs w:val="24"/>
          <w:lang w:val="en-IN" w:eastAsia="en-IN" w:bidi="hi-IN"/>
        </w:rPr>
      </w:pPr>
      <w:ins w:id="701" w:author="Harshita" w:date="2024-09-30T12:17:00Z">
        <w:r w:rsidRPr="00FC35A7">
          <w:rPr>
            <w:rStyle w:val="HTMLCode"/>
            <w:rFonts w:ascii="Times New Roman" w:hAnsi="Times New Roman" w:cs="Times New Roman"/>
            <w:b/>
            <w:bCs/>
            <w:sz w:val="24"/>
            <w:szCs w:val="24"/>
          </w:rPr>
          <w:t>&lt;div class="image"&gt;</w:t>
        </w:r>
        <w:r w:rsidRPr="00FC35A7">
          <w:rPr>
            <w:sz w:val="24"/>
            <w:szCs w:val="24"/>
          </w:rPr>
          <w:t>: This division contains the image associated with the deal.</w:t>
        </w:r>
      </w:ins>
    </w:p>
    <w:p w14:paraId="59029629" w14:textId="77777777" w:rsidR="00FC4BCE" w:rsidRPr="00FC35A7" w:rsidRDefault="00FC4BCE" w:rsidP="00FC4BCE">
      <w:pPr>
        <w:widowControl/>
        <w:numPr>
          <w:ilvl w:val="1"/>
          <w:numId w:val="31"/>
        </w:numPr>
        <w:autoSpaceDE/>
        <w:autoSpaceDN/>
        <w:spacing w:before="100" w:beforeAutospacing="1" w:after="100" w:afterAutospacing="1"/>
        <w:rPr>
          <w:ins w:id="702" w:author="Harshita" w:date="2024-09-30T12:17:00Z"/>
          <w:sz w:val="24"/>
          <w:szCs w:val="24"/>
        </w:rPr>
      </w:pPr>
      <w:ins w:id="703" w:author="Harshita" w:date="2024-09-30T12:17:00Z">
        <w:r w:rsidRPr="00FC35A7">
          <w:rPr>
            <w:rStyle w:val="HTMLCode"/>
            <w:rFonts w:ascii="Times New Roman" w:hAnsi="Times New Roman" w:cs="Times New Roman"/>
            <w:b/>
            <w:bCs/>
            <w:sz w:val="24"/>
            <w:szCs w:val="24"/>
          </w:rPr>
          <w:t>&lt;</w:t>
        </w:r>
        <w:proofErr w:type="spellStart"/>
        <w:r w:rsidRPr="00FC35A7">
          <w:rPr>
            <w:rStyle w:val="HTMLCode"/>
            <w:rFonts w:ascii="Times New Roman" w:hAnsi="Times New Roman" w:cs="Times New Roman"/>
            <w:b/>
            <w:bCs/>
            <w:sz w:val="24"/>
            <w:szCs w:val="24"/>
          </w:rPr>
          <w:t>img</w:t>
        </w:r>
        <w:proofErr w:type="spellEnd"/>
        <w:r w:rsidRPr="00FC35A7">
          <w:rPr>
            <w:rStyle w:val="HTMLCode"/>
            <w:rFonts w:ascii="Times New Roman" w:hAnsi="Times New Roman" w:cs="Times New Roman"/>
            <w:b/>
            <w:bCs/>
            <w:sz w:val="24"/>
            <w:szCs w:val="24"/>
          </w:rPr>
          <w:t xml:space="preserve"> </w:t>
        </w:r>
        <w:proofErr w:type="spellStart"/>
        <w:r w:rsidRPr="00FC35A7">
          <w:rPr>
            <w:rStyle w:val="HTMLCode"/>
            <w:rFonts w:ascii="Times New Roman" w:hAnsi="Times New Roman" w:cs="Times New Roman"/>
            <w:b/>
            <w:bCs/>
            <w:sz w:val="24"/>
            <w:szCs w:val="24"/>
          </w:rPr>
          <w:t>src</w:t>
        </w:r>
        <w:proofErr w:type="spellEnd"/>
        <w:r w:rsidRPr="00FC35A7">
          <w:rPr>
            <w:rStyle w:val="HTMLCode"/>
            <w:rFonts w:ascii="Times New Roman" w:hAnsi="Times New Roman" w:cs="Times New Roman"/>
            <w:b/>
            <w:bCs/>
            <w:sz w:val="24"/>
            <w:szCs w:val="24"/>
          </w:rPr>
          <w:t>="...</w:t>
        </w:r>
        <w:r w:rsidRPr="00FC35A7">
          <w:rPr>
            <w:sz w:val="24"/>
            <w:szCs w:val="24"/>
          </w:rPr>
          <w:t>: Displays an image related to the deal, enhancing the visual appeal.</w:t>
        </w:r>
      </w:ins>
    </w:p>
    <w:p w14:paraId="53478D24" w14:textId="77777777" w:rsidR="00FC4BCE" w:rsidRPr="00FC35A7" w:rsidRDefault="00FC4BCE" w:rsidP="00FC4BCE">
      <w:pPr>
        <w:widowControl/>
        <w:numPr>
          <w:ilvl w:val="1"/>
          <w:numId w:val="31"/>
        </w:numPr>
        <w:autoSpaceDE/>
        <w:autoSpaceDN/>
        <w:spacing w:before="100" w:beforeAutospacing="1" w:after="100" w:afterAutospacing="1"/>
        <w:rPr>
          <w:ins w:id="704" w:author="Harshita" w:date="2024-09-30T12:17:00Z"/>
          <w:sz w:val="24"/>
          <w:szCs w:val="24"/>
        </w:rPr>
      </w:pPr>
      <w:proofErr w:type="gramStart"/>
      <w:ins w:id="705" w:author="Harshita" w:date="2024-09-30T12:17:00Z">
        <w:r w:rsidRPr="00FC35A7">
          <w:rPr>
            <w:rStyle w:val="HTMLCode"/>
            <w:rFonts w:ascii="Times New Roman" w:hAnsi="Times New Roman" w:cs="Times New Roman"/>
            <w:b/>
            <w:bCs/>
            <w:sz w:val="24"/>
            <w:szCs w:val="24"/>
          </w:rPr>
          <w:t>alt</w:t>
        </w:r>
        <w:proofErr w:type="gramEnd"/>
        <w:r w:rsidRPr="00FC35A7">
          <w:rPr>
            <w:rStyle w:val="HTMLCode"/>
            <w:rFonts w:ascii="Times New Roman" w:hAnsi="Times New Roman" w:cs="Times New Roman"/>
            <w:b/>
            <w:bCs/>
            <w:sz w:val="24"/>
            <w:szCs w:val="24"/>
          </w:rPr>
          <w:t>=""</w:t>
        </w:r>
        <w:r w:rsidRPr="00FC35A7">
          <w:rPr>
            <w:sz w:val="24"/>
            <w:szCs w:val="24"/>
          </w:rPr>
          <w:t xml:space="preserve">: The alt attribute is empty, which is not ideal for accessibility. It’s recommended to provide a description (e.g., </w:t>
        </w:r>
        <w:r w:rsidRPr="00FC35A7">
          <w:rPr>
            <w:rStyle w:val="HTMLCode"/>
            <w:rFonts w:ascii="Times New Roman" w:hAnsi="Times New Roman" w:cs="Times New Roman"/>
            <w:sz w:val="24"/>
            <w:szCs w:val="24"/>
          </w:rPr>
          <w:t>alt="Promotional image for deal of the day"</w:t>
        </w:r>
        <w:r w:rsidRPr="00FC35A7">
          <w:rPr>
            <w:sz w:val="24"/>
            <w:szCs w:val="24"/>
          </w:rPr>
          <w:t>).</w:t>
        </w:r>
      </w:ins>
    </w:p>
    <w:p w14:paraId="7AFE8DA5" w14:textId="77777777" w:rsidR="00FC4BCE" w:rsidRPr="00FC35A7" w:rsidRDefault="00FC4BCE" w:rsidP="00FC4BCE">
      <w:pPr>
        <w:pStyle w:val="Heading4"/>
        <w:ind w:left="0" w:firstLine="568"/>
        <w:jc w:val="left"/>
        <w:rPr>
          <w:ins w:id="706" w:author="Harshita" w:date="2024-09-30T12:17:00Z"/>
          <w:i w:val="0"/>
          <w:iCs/>
          <w:sz w:val="24"/>
          <w:szCs w:val="24"/>
          <w:lang w:val="en-IN" w:eastAsia="en-IN" w:bidi="hi-IN"/>
        </w:rPr>
      </w:pPr>
    </w:p>
    <w:p w14:paraId="128CDE8B" w14:textId="77777777" w:rsidR="00FC4BCE" w:rsidRPr="00FC35A7" w:rsidRDefault="00FC4BCE" w:rsidP="00FC4BCE">
      <w:pPr>
        <w:pStyle w:val="Heading4"/>
        <w:ind w:left="0" w:firstLine="568"/>
        <w:rPr>
          <w:ins w:id="707" w:author="Harshita" w:date="2024-09-30T12:17:00Z"/>
          <w:i w:val="0"/>
          <w:iCs/>
          <w:sz w:val="24"/>
          <w:szCs w:val="24"/>
          <w:u w:val="single"/>
          <w:lang w:val="en-IN" w:eastAsia="en-IN" w:bidi="hi-IN"/>
        </w:rPr>
      </w:pPr>
    </w:p>
    <w:p w14:paraId="414227AE" w14:textId="77777777" w:rsidR="00FC4BCE" w:rsidRPr="00FC35A7" w:rsidRDefault="00FC4BCE" w:rsidP="00B85747">
      <w:pPr>
        <w:pStyle w:val="Heading4"/>
        <w:ind w:left="0" w:firstLine="568"/>
        <w:rPr>
          <w:ins w:id="708" w:author="Harshita" w:date="2024-09-30T12:17:00Z"/>
          <w:i w:val="0"/>
          <w:iCs/>
          <w:sz w:val="24"/>
          <w:szCs w:val="24"/>
          <w:u w:val="single"/>
          <w:lang w:val="en-IN" w:eastAsia="en-IN" w:bidi="hi-IN"/>
        </w:rPr>
      </w:pPr>
    </w:p>
    <w:p w14:paraId="21F905FF" w14:textId="78992169" w:rsidR="00FC4BCE" w:rsidRPr="00FC35A7" w:rsidRDefault="00FC4BCE" w:rsidP="007B00CD">
      <w:pPr>
        <w:pStyle w:val="Heading4"/>
        <w:jc w:val="left"/>
        <w:rPr>
          <w:ins w:id="709" w:author="Harshita" w:date="2024-09-30T12:17:00Z"/>
          <w:b w:val="0"/>
          <w:bCs w:val="0"/>
          <w:i w:val="0"/>
          <w:iCs/>
          <w:sz w:val="24"/>
          <w:szCs w:val="24"/>
          <w:u w:val="single"/>
          <w:lang w:val="en-IN" w:eastAsia="en-IN" w:bidi="hi-IN"/>
        </w:rPr>
      </w:pPr>
      <w:ins w:id="710" w:author="Harshita" w:date="2024-09-30T12:17:00Z">
        <w:r w:rsidRPr="00FC35A7">
          <w:rPr>
            <w:i w:val="0"/>
            <w:iCs/>
            <w:sz w:val="24"/>
            <w:szCs w:val="24"/>
            <w:u w:val="single"/>
            <w:lang w:val="en-IN" w:eastAsia="en-IN" w:bidi="hi-IN"/>
          </w:rPr>
          <w:t>HTML CODE</w:t>
        </w:r>
        <w:r w:rsidRPr="00FC35A7">
          <w:rPr>
            <w:b w:val="0"/>
            <w:bCs w:val="0"/>
            <w:i w:val="0"/>
            <w:iCs/>
            <w:sz w:val="24"/>
            <w:szCs w:val="24"/>
            <w:u w:val="single"/>
            <w:lang w:val="en-IN" w:eastAsia="en-IN" w:bidi="hi-IN"/>
          </w:rPr>
          <w:t>:</w:t>
        </w:r>
      </w:ins>
    </w:p>
    <w:p w14:paraId="6967BB8F" w14:textId="77777777" w:rsidR="00FC4BCE" w:rsidRPr="00FC35A7" w:rsidRDefault="00FC4BCE" w:rsidP="00FC4BCE">
      <w:pPr>
        <w:widowControl/>
        <w:shd w:val="clear" w:color="auto" w:fill="1F1F1F"/>
        <w:autoSpaceDE/>
        <w:autoSpaceDN/>
        <w:spacing w:line="285" w:lineRule="atLeast"/>
        <w:rPr>
          <w:ins w:id="711" w:author="Harshita" w:date="2024-09-30T12:17:00Z"/>
          <w:color w:val="CCCCCC"/>
          <w:sz w:val="24"/>
          <w:szCs w:val="24"/>
          <w:lang w:val="en-IN" w:eastAsia="en-IN" w:bidi="hi-IN"/>
        </w:rPr>
      </w:pPr>
      <w:ins w:id="71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section</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"review"</w:t>
        </w:r>
        <w:r w:rsidRPr="00FC35A7">
          <w:rPr>
            <w:color w:val="CCCCCC"/>
            <w:sz w:val="24"/>
            <w:szCs w:val="24"/>
            <w:lang w:val="en-IN" w:eastAsia="en-IN" w:bidi="hi-IN"/>
          </w:rPr>
          <w:t xml:space="preserve"> </w:t>
        </w:r>
        <w:r w:rsidRPr="00FC35A7">
          <w:rPr>
            <w:color w:val="9CDCFE"/>
            <w:sz w:val="24"/>
            <w:szCs w:val="24"/>
            <w:lang w:val="en-IN" w:eastAsia="en-IN" w:bidi="hi-IN"/>
          </w:rPr>
          <w:t>id</w:t>
        </w:r>
        <w:r w:rsidRPr="00FC35A7">
          <w:rPr>
            <w:color w:val="CCCCCC"/>
            <w:sz w:val="24"/>
            <w:szCs w:val="24"/>
            <w:lang w:val="en-IN" w:eastAsia="en-IN" w:bidi="hi-IN"/>
          </w:rPr>
          <w:t>=</w:t>
        </w:r>
        <w:r w:rsidRPr="00FC35A7">
          <w:rPr>
            <w:color w:val="CE9178"/>
            <w:sz w:val="24"/>
            <w:szCs w:val="24"/>
            <w:lang w:val="en-IN" w:eastAsia="en-IN" w:bidi="hi-IN"/>
          </w:rPr>
          <w:t>"reviews"</w:t>
        </w:r>
        <w:r w:rsidRPr="00FC35A7">
          <w:rPr>
            <w:color w:val="808080"/>
            <w:sz w:val="24"/>
            <w:szCs w:val="24"/>
            <w:lang w:val="en-IN" w:eastAsia="en-IN" w:bidi="hi-IN"/>
          </w:rPr>
          <w:t>&gt;</w:t>
        </w:r>
      </w:ins>
    </w:p>
    <w:p w14:paraId="4B93586E" w14:textId="77777777" w:rsidR="00FC4BCE" w:rsidRPr="00FC35A7" w:rsidRDefault="00FC4BCE" w:rsidP="00FC4BCE">
      <w:pPr>
        <w:widowControl/>
        <w:shd w:val="clear" w:color="auto" w:fill="1F1F1F"/>
        <w:autoSpaceDE/>
        <w:autoSpaceDN/>
        <w:spacing w:line="285" w:lineRule="atLeast"/>
        <w:rPr>
          <w:ins w:id="713" w:author="Harshita" w:date="2024-09-30T12:17:00Z"/>
          <w:color w:val="CCCCCC"/>
          <w:sz w:val="24"/>
          <w:szCs w:val="24"/>
          <w:lang w:val="en-IN" w:eastAsia="en-IN" w:bidi="hi-IN"/>
        </w:rPr>
      </w:pPr>
      <w:ins w:id="71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h1</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"heading"</w:t>
        </w:r>
        <w:r w:rsidRPr="00FC35A7">
          <w:rPr>
            <w:color w:val="808080"/>
            <w:sz w:val="24"/>
            <w:szCs w:val="24"/>
            <w:lang w:val="en-IN" w:eastAsia="en-IN" w:bidi="hi-IN"/>
          </w:rPr>
          <w:t>&gt;</w:t>
        </w:r>
        <w:r w:rsidRPr="00FC35A7">
          <w:rPr>
            <w:color w:val="CCCCCC"/>
            <w:sz w:val="24"/>
            <w:szCs w:val="24"/>
            <w:lang w:val="en-IN" w:eastAsia="en-IN" w:bidi="hi-IN"/>
          </w:rPr>
          <w:t xml:space="preserve"> client's reviews</w:t>
        </w:r>
        <w:r w:rsidRPr="00FC35A7">
          <w:rPr>
            <w:color w:val="808080"/>
            <w:sz w:val="24"/>
            <w:szCs w:val="24"/>
            <w:lang w:val="en-IN" w:eastAsia="en-IN" w:bidi="hi-IN"/>
          </w:rPr>
          <w:t>&lt;/</w:t>
        </w:r>
        <w:r w:rsidRPr="00FC35A7">
          <w:rPr>
            <w:color w:val="569CD6"/>
            <w:sz w:val="24"/>
            <w:szCs w:val="24"/>
            <w:lang w:val="en-IN" w:eastAsia="en-IN" w:bidi="hi-IN"/>
          </w:rPr>
          <w:t>h1</w:t>
        </w:r>
        <w:r w:rsidRPr="00FC35A7">
          <w:rPr>
            <w:color w:val="808080"/>
            <w:sz w:val="24"/>
            <w:szCs w:val="24"/>
            <w:lang w:val="en-IN" w:eastAsia="en-IN" w:bidi="hi-IN"/>
          </w:rPr>
          <w:t>&gt;</w:t>
        </w:r>
      </w:ins>
    </w:p>
    <w:p w14:paraId="6EB45AFC" w14:textId="77777777" w:rsidR="00FC4BCE" w:rsidRPr="00FC35A7" w:rsidRDefault="00FC4BCE" w:rsidP="00FC4BCE">
      <w:pPr>
        <w:widowControl/>
        <w:shd w:val="clear" w:color="auto" w:fill="1F1F1F"/>
        <w:autoSpaceDE/>
        <w:autoSpaceDN/>
        <w:spacing w:line="285" w:lineRule="atLeast"/>
        <w:rPr>
          <w:ins w:id="715" w:author="Harshita" w:date="2024-09-30T12:17:00Z"/>
          <w:color w:val="CCCCCC"/>
          <w:sz w:val="24"/>
          <w:szCs w:val="24"/>
          <w:lang w:val="en-IN" w:eastAsia="en-IN" w:bidi="hi-IN"/>
        </w:rPr>
      </w:pPr>
      <w:ins w:id="71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"reviews-slider"</w:t>
        </w:r>
        <w:r w:rsidRPr="00FC35A7">
          <w:rPr>
            <w:color w:val="808080"/>
            <w:sz w:val="24"/>
            <w:szCs w:val="24"/>
            <w:lang w:val="en-IN" w:eastAsia="en-IN" w:bidi="hi-IN"/>
          </w:rPr>
          <w:t>&gt;</w:t>
        </w:r>
      </w:ins>
    </w:p>
    <w:p w14:paraId="18136C63" w14:textId="77777777" w:rsidR="00FC4BCE" w:rsidRPr="00FC35A7" w:rsidRDefault="00FC4BCE" w:rsidP="00FC4BCE">
      <w:pPr>
        <w:widowControl/>
        <w:shd w:val="clear" w:color="auto" w:fill="1F1F1F"/>
        <w:autoSpaceDE/>
        <w:autoSpaceDN/>
        <w:spacing w:line="285" w:lineRule="atLeast"/>
        <w:rPr>
          <w:ins w:id="717" w:author="Harshita" w:date="2024-09-30T12:17:00Z"/>
          <w:color w:val="CCCCCC"/>
          <w:sz w:val="24"/>
          <w:szCs w:val="24"/>
          <w:lang w:val="en-IN" w:eastAsia="en-IN" w:bidi="hi-IN"/>
        </w:rPr>
      </w:pPr>
      <w:ins w:id="71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"box"</w:t>
        </w:r>
        <w:r w:rsidRPr="00FC35A7">
          <w:rPr>
            <w:color w:val="808080"/>
            <w:sz w:val="24"/>
            <w:szCs w:val="24"/>
            <w:lang w:val="en-IN" w:eastAsia="en-IN" w:bidi="hi-IN"/>
          </w:rPr>
          <w:t>&gt;</w:t>
        </w:r>
      </w:ins>
    </w:p>
    <w:p w14:paraId="3C31C8BD" w14:textId="77777777" w:rsidR="00FC4BCE" w:rsidRPr="00FC35A7" w:rsidRDefault="00FC4BCE" w:rsidP="00FC4BCE">
      <w:pPr>
        <w:widowControl/>
        <w:shd w:val="clear" w:color="auto" w:fill="1F1F1F"/>
        <w:autoSpaceDE/>
        <w:autoSpaceDN/>
        <w:spacing w:line="285" w:lineRule="atLeast"/>
        <w:rPr>
          <w:ins w:id="719" w:author="Harshita" w:date="2024-09-30T12:17:00Z"/>
          <w:color w:val="CCCCCC"/>
          <w:sz w:val="24"/>
          <w:szCs w:val="24"/>
          <w:lang w:val="en-IN" w:eastAsia="en-IN" w:bidi="hi-IN"/>
        </w:rPr>
      </w:pPr>
      <w:ins w:id="72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img</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src</w:t>
        </w:r>
        <w:r w:rsidRPr="00FC35A7">
          <w:rPr>
            <w:color w:val="CCCCCC"/>
            <w:sz w:val="24"/>
            <w:szCs w:val="24"/>
            <w:lang w:val="en-IN" w:eastAsia="en-IN" w:bidi="hi-IN"/>
          </w:rPr>
          <w:t>=</w:t>
        </w:r>
        <w:r w:rsidRPr="00FC35A7">
          <w:rPr>
            <w:color w:val="CE9178"/>
            <w:sz w:val="24"/>
            <w:szCs w:val="24"/>
            <w:lang w:val="en-IN" w:eastAsia="en-IN" w:bidi="hi-IN"/>
          </w:rPr>
          <w:t>"https://plus.unsplash.com/premium_photo-1682144187125-b55e638cf286?fm=jpg&amp;q=60&amp;w=3000&amp;ixlib=rb-4.0.3&amp;ixid=M3wxMjA3fDB8MHxzZWFyY2h8MXx8bWVuJTIwcG9ydHJhaXR8ZW58MHx8MHx8fDA%3D"</w:t>
        </w:r>
        <w:r w:rsidRPr="00FC35A7">
          <w:rPr>
            <w:color w:val="CCCCCC"/>
            <w:sz w:val="24"/>
            <w:szCs w:val="24"/>
            <w:lang w:val="en-IN" w:eastAsia="en-IN" w:bidi="hi-IN"/>
          </w:rPr>
          <w:t xml:space="preserve"> </w:t>
        </w:r>
        <w:r w:rsidRPr="00FC35A7">
          <w:rPr>
            <w:color w:val="9CDCFE"/>
            <w:sz w:val="24"/>
            <w:szCs w:val="24"/>
            <w:lang w:val="en-IN" w:eastAsia="en-IN" w:bidi="hi-IN"/>
          </w:rPr>
          <w:t>alt</w:t>
        </w:r>
        <w:r w:rsidRPr="00FC35A7">
          <w:rPr>
            <w:color w:val="CCCCCC"/>
            <w:sz w:val="24"/>
            <w:szCs w:val="24"/>
            <w:lang w:val="en-IN" w:eastAsia="en-IN" w:bidi="hi-IN"/>
          </w:rPr>
          <w:t>=</w:t>
        </w:r>
        <w:r w:rsidRPr="00FC35A7">
          <w:rPr>
            <w:color w:val="CE9178"/>
            <w:sz w:val="24"/>
            <w:szCs w:val="24"/>
            <w:lang w:val="en-IN" w:eastAsia="en-IN" w:bidi="hi-IN"/>
          </w:rPr>
          <w:t>""</w:t>
        </w:r>
        <w:r w:rsidRPr="00FC35A7">
          <w:rPr>
            <w:color w:val="808080"/>
            <w:sz w:val="24"/>
            <w:szCs w:val="24"/>
            <w:lang w:val="en-IN" w:eastAsia="en-IN" w:bidi="hi-IN"/>
          </w:rPr>
          <w:t>&gt;</w:t>
        </w:r>
      </w:ins>
    </w:p>
    <w:p w14:paraId="5CEECC08" w14:textId="77777777" w:rsidR="00FC4BCE" w:rsidRPr="00FC35A7" w:rsidRDefault="00FC4BCE" w:rsidP="00FC4BCE">
      <w:pPr>
        <w:widowControl/>
        <w:shd w:val="clear" w:color="auto" w:fill="1F1F1F"/>
        <w:autoSpaceDE/>
        <w:autoSpaceDN/>
        <w:spacing w:line="285" w:lineRule="atLeast"/>
        <w:rPr>
          <w:ins w:id="721" w:author="Harshita" w:date="2024-09-30T12:17:00Z"/>
          <w:color w:val="CCCCCC"/>
          <w:sz w:val="24"/>
          <w:szCs w:val="24"/>
          <w:lang w:val="en-IN" w:eastAsia="en-IN" w:bidi="hi-IN"/>
        </w:rPr>
      </w:pPr>
      <w:ins w:id="72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r w:rsidRPr="00FC35A7">
          <w:rPr>
            <w:color w:val="CCCCCC"/>
            <w:sz w:val="24"/>
            <w:szCs w:val="24"/>
            <w:lang w:val="en-IN" w:eastAsia="en-IN" w:bidi="hi-IN"/>
          </w:rPr>
          <w:t xml:space="preserve">john </w:t>
        </w:r>
        <w:proofErr w:type="spellStart"/>
        <w:r w:rsidRPr="00FC35A7">
          <w:rPr>
            <w:color w:val="CCCCCC"/>
            <w:sz w:val="24"/>
            <w:szCs w:val="24"/>
            <w:lang w:val="en-IN" w:eastAsia="en-IN" w:bidi="hi-IN"/>
          </w:rPr>
          <w:t>deo</w:t>
        </w:r>
        <w:proofErr w:type="spellEnd"/>
        <w:r w:rsidRPr="00FC35A7">
          <w:rPr>
            <w:color w:val="808080"/>
            <w:sz w:val="24"/>
            <w:szCs w:val="24"/>
            <w:lang w:val="en-IN" w:eastAsia="en-IN" w:bidi="hi-IN"/>
          </w:rPr>
          <w:t>&lt;/</w:t>
        </w:r>
        <w:r w:rsidRPr="00FC35A7">
          <w:rPr>
            <w:color w:val="569CD6"/>
            <w:sz w:val="24"/>
            <w:szCs w:val="24"/>
            <w:lang w:val="en-IN" w:eastAsia="en-IN" w:bidi="hi-IN"/>
          </w:rPr>
          <w:t>h3</w:t>
        </w:r>
        <w:r w:rsidRPr="00FC35A7">
          <w:rPr>
            <w:color w:val="808080"/>
            <w:sz w:val="24"/>
            <w:szCs w:val="24"/>
            <w:lang w:val="en-IN" w:eastAsia="en-IN" w:bidi="hi-IN"/>
          </w:rPr>
          <w:t>&gt;</w:t>
        </w:r>
      </w:ins>
    </w:p>
    <w:p w14:paraId="501632C9" w14:textId="77777777" w:rsidR="00FC4BCE" w:rsidRPr="00FC35A7" w:rsidRDefault="00FC4BCE" w:rsidP="00FC4BCE">
      <w:pPr>
        <w:widowControl/>
        <w:shd w:val="clear" w:color="auto" w:fill="1F1F1F"/>
        <w:autoSpaceDE/>
        <w:autoSpaceDN/>
        <w:spacing w:line="285" w:lineRule="atLeast"/>
        <w:rPr>
          <w:ins w:id="723" w:author="Harshita" w:date="2024-09-30T12:17:00Z"/>
          <w:color w:val="CCCCCC"/>
          <w:sz w:val="24"/>
          <w:szCs w:val="24"/>
          <w:lang w:val="en-IN" w:eastAsia="en-IN" w:bidi="hi-IN"/>
        </w:rPr>
      </w:pPr>
      <w:ins w:id="72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p</w:t>
        </w:r>
        <w:r w:rsidRPr="00FC35A7">
          <w:rPr>
            <w:color w:val="808080"/>
            <w:sz w:val="24"/>
            <w:szCs w:val="24"/>
            <w:lang w:val="en-IN" w:eastAsia="en-IN" w:bidi="hi-IN"/>
          </w:rPr>
          <w:t>&gt;</w:t>
        </w:r>
        <w:r w:rsidRPr="00FC35A7">
          <w:rPr>
            <w:color w:val="CCCCCC"/>
            <w:sz w:val="24"/>
            <w:szCs w:val="24"/>
            <w:lang w:val="en-IN" w:eastAsia="en-IN" w:bidi="hi-IN"/>
          </w:rPr>
          <w:t xml:space="preserve">Lorem ipsum </w:t>
        </w:r>
        <w:proofErr w:type="spellStart"/>
        <w:r w:rsidRPr="00FC35A7">
          <w:rPr>
            <w:color w:val="CCCCCC"/>
            <w:sz w:val="24"/>
            <w:szCs w:val="24"/>
            <w:lang w:val="en-IN" w:eastAsia="en-IN" w:bidi="hi-IN"/>
          </w:rPr>
          <w:t>dolor</w:t>
        </w:r>
        <w:proofErr w:type="spellEnd"/>
        <w:r w:rsidRPr="00FC35A7">
          <w:rPr>
            <w:color w:val="CCCCCC"/>
            <w:sz w:val="24"/>
            <w:szCs w:val="24"/>
            <w:lang w:val="en-IN" w:eastAsia="en-IN" w:bidi="hi-IN"/>
          </w:rPr>
          <w:t xml:space="preserve"> sit </w:t>
        </w:r>
        <w:proofErr w:type="spellStart"/>
        <w:r w:rsidRPr="00FC35A7">
          <w:rPr>
            <w:color w:val="CCCCCC"/>
            <w:sz w:val="24"/>
            <w:szCs w:val="24"/>
            <w:lang w:val="en-IN" w:eastAsia="en-IN" w:bidi="hi-IN"/>
          </w:rPr>
          <w:t>amet</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consectetur</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adipisicing</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elit</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Sed</w:t>
        </w:r>
        <w:proofErr w:type="spellEnd"/>
        <w:r w:rsidRPr="00FC35A7">
          <w:rPr>
            <w:color w:val="CCCCCC"/>
            <w:sz w:val="24"/>
            <w:szCs w:val="24"/>
            <w:lang w:val="en-IN" w:eastAsia="en-IN" w:bidi="hi-IN"/>
          </w:rPr>
          <w:t xml:space="preserve"> error </w:t>
        </w:r>
        <w:proofErr w:type="spellStart"/>
        <w:r w:rsidRPr="00FC35A7">
          <w:rPr>
            <w:color w:val="CCCCCC"/>
            <w:sz w:val="24"/>
            <w:szCs w:val="24"/>
            <w:lang w:val="en-IN" w:eastAsia="en-IN" w:bidi="hi-IN"/>
          </w:rPr>
          <w:t>esse</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voluptatem</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accusantium</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molestias</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mollitia</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fuga</w:t>
        </w:r>
        <w:proofErr w:type="spellEnd"/>
        <w:r w:rsidRPr="00FC35A7">
          <w:rPr>
            <w:color w:val="CCCCCC"/>
            <w:sz w:val="24"/>
            <w:szCs w:val="24"/>
            <w:lang w:val="en-IN" w:eastAsia="en-IN" w:bidi="hi-IN"/>
          </w:rPr>
          <w:t xml:space="preserve"> rem </w:t>
        </w:r>
        <w:proofErr w:type="spellStart"/>
        <w:r w:rsidRPr="00FC35A7">
          <w:rPr>
            <w:color w:val="CCCCCC"/>
            <w:sz w:val="24"/>
            <w:szCs w:val="24"/>
            <w:lang w:val="en-IN" w:eastAsia="en-IN" w:bidi="hi-IN"/>
          </w:rPr>
          <w:t>quisquam</w:t>
        </w:r>
        <w:proofErr w:type="spellEnd"/>
        <w:r w:rsidRPr="00FC35A7">
          <w:rPr>
            <w:color w:val="CCCCCC"/>
            <w:sz w:val="24"/>
            <w:szCs w:val="24"/>
            <w:lang w:val="en-IN" w:eastAsia="en-IN" w:bidi="hi-IN"/>
          </w:rPr>
          <w:t xml:space="preserve">. Quo </w:t>
        </w:r>
        <w:proofErr w:type="spellStart"/>
        <w:r w:rsidRPr="00FC35A7">
          <w:rPr>
            <w:color w:val="CCCCCC"/>
            <w:sz w:val="24"/>
            <w:szCs w:val="24"/>
            <w:lang w:val="en-IN" w:eastAsia="en-IN" w:bidi="hi-IN"/>
          </w:rPr>
          <w:t>tempora</w:t>
        </w:r>
        <w:proofErr w:type="spellEnd"/>
        <w:r w:rsidRPr="00FC35A7">
          <w:rPr>
            <w:color w:val="CCCCCC"/>
            <w:sz w:val="24"/>
            <w:szCs w:val="24"/>
            <w:lang w:val="en-IN" w:eastAsia="en-IN" w:bidi="hi-IN"/>
          </w:rPr>
          <w:t xml:space="preserve"> culpa </w:t>
        </w:r>
        <w:proofErr w:type="spellStart"/>
        <w:r w:rsidRPr="00FC35A7">
          <w:rPr>
            <w:color w:val="CCCCCC"/>
            <w:sz w:val="24"/>
            <w:szCs w:val="24"/>
            <w:lang w:val="en-IN" w:eastAsia="en-IN" w:bidi="hi-IN"/>
          </w:rPr>
          <w:t>aut</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modi</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praesentium</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asperiores</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voluptates</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omnis</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eaque</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iste</w:t>
        </w:r>
        <w:proofErr w:type="spellEnd"/>
        <w:r w:rsidRPr="00FC35A7">
          <w:rPr>
            <w:color w:val="CCCCCC"/>
            <w:sz w:val="24"/>
            <w:szCs w:val="24"/>
            <w:lang w:val="en-IN" w:eastAsia="en-IN" w:bidi="hi-IN"/>
          </w:rPr>
          <w:t xml:space="preserve"> </w:t>
        </w:r>
        <w:proofErr w:type="spellStart"/>
        <w:r w:rsidRPr="00FC35A7">
          <w:rPr>
            <w:color w:val="CCCCCC"/>
            <w:sz w:val="24"/>
            <w:szCs w:val="24"/>
            <w:lang w:val="en-IN" w:eastAsia="en-IN" w:bidi="hi-IN"/>
          </w:rPr>
          <w:t>saepe</w:t>
        </w:r>
        <w:proofErr w:type="spellEnd"/>
        <w:proofErr w:type="gramStart"/>
        <w:r w:rsidRPr="00FC35A7">
          <w:rPr>
            <w:color w:val="CCCCCC"/>
            <w:sz w:val="24"/>
            <w:szCs w:val="24"/>
            <w:lang w:val="en-IN" w:eastAsia="en-IN" w:bidi="hi-IN"/>
          </w:rPr>
          <w:t>.</w:t>
        </w:r>
        <w:r w:rsidRPr="00FC35A7">
          <w:rPr>
            <w:color w:val="808080"/>
            <w:sz w:val="24"/>
            <w:szCs w:val="24"/>
            <w:lang w:val="en-IN" w:eastAsia="en-IN" w:bidi="hi-IN"/>
          </w:rPr>
          <w:t>&lt;</w:t>
        </w:r>
        <w:proofErr w:type="gramEnd"/>
        <w:r w:rsidRPr="00FC35A7">
          <w:rPr>
            <w:color w:val="808080"/>
            <w:sz w:val="24"/>
            <w:szCs w:val="24"/>
            <w:lang w:val="en-IN" w:eastAsia="en-IN" w:bidi="hi-IN"/>
          </w:rPr>
          <w:t>/</w:t>
        </w:r>
        <w:r w:rsidRPr="00FC35A7">
          <w:rPr>
            <w:color w:val="569CD6"/>
            <w:sz w:val="24"/>
            <w:szCs w:val="24"/>
            <w:lang w:val="en-IN" w:eastAsia="en-IN" w:bidi="hi-IN"/>
          </w:rPr>
          <w:t>p</w:t>
        </w:r>
        <w:r w:rsidRPr="00FC35A7">
          <w:rPr>
            <w:color w:val="808080"/>
            <w:sz w:val="24"/>
            <w:szCs w:val="24"/>
            <w:lang w:val="en-IN" w:eastAsia="en-IN" w:bidi="hi-IN"/>
          </w:rPr>
          <w:t>&gt;</w:t>
        </w:r>
      </w:ins>
    </w:p>
    <w:p w14:paraId="7EA727BA" w14:textId="77777777" w:rsidR="00FC4BCE" w:rsidRPr="00FC35A7" w:rsidRDefault="00FC4BCE" w:rsidP="00FC4BCE">
      <w:pPr>
        <w:widowControl/>
        <w:shd w:val="clear" w:color="auto" w:fill="1F1F1F"/>
        <w:autoSpaceDE/>
        <w:autoSpaceDN/>
        <w:spacing w:line="285" w:lineRule="atLeast"/>
        <w:rPr>
          <w:ins w:id="725" w:author="Harshita" w:date="2024-09-30T12:17:00Z"/>
          <w:color w:val="CCCCCC"/>
          <w:sz w:val="24"/>
          <w:szCs w:val="24"/>
          <w:lang w:val="en-IN" w:eastAsia="en-IN" w:bidi="hi-IN"/>
        </w:rPr>
      </w:pPr>
      <w:ins w:id="726"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"stars"</w:t>
        </w:r>
        <w:r w:rsidRPr="00FC35A7">
          <w:rPr>
            <w:color w:val="808080"/>
            <w:sz w:val="24"/>
            <w:szCs w:val="24"/>
            <w:lang w:val="en-IN" w:eastAsia="en-IN" w:bidi="hi-IN"/>
          </w:rPr>
          <w:t>&gt;</w:t>
        </w:r>
      </w:ins>
    </w:p>
    <w:p w14:paraId="6DABFB2F" w14:textId="77777777" w:rsidR="00FC4BCE" w:rsidRPr="00FC35A7" w:rsidRDefault="00FC4BCE" w:rsidP="00FC4BCE">
      <w:pPr>
        <w:widowControl/>
        <w:shd w:val="clear" w:color="auto" w:fill="1F1F1F"/>
        <w:autoSpaceDE/>
        <w:autoSpaceDN/>
        <w:spacing w:line="285" w:lineRule="atLeast"/>
        <w:rPr>
          <w:ins w:id="727" w:author="Harshita" w:date="2024-09-30T12:17:00Z"/>
          <w:color w:val="CCCCCC"/>
          <w:sz w:val="24"/>
          <w:szCs w:val="24"/>
          <w:lang w:val="en-IN" w:eastAsia="en-IN" w:bidi="hi-IN"/>
        </w:rPr>
      </w:pPr>
      <w:ins w:id="72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fa-star"</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79D03A93" w14:textId="77777777" w:rsidR="00FC4BCE" w:rsidRPr="00FC35A7" w:rsidRDefault="00FC4BCE" w:rsidP="00FC4BCE">
      <w:pPr>
        <w:widowControl/>
        <w:shd w:val="clear" w:color="auto" w:fill="1F1F1F"/>
        <w:autoSpaceDE/>
        <w:autoSpaceDN/>
        <w:spacing w:line="285" w:lineRule="atLeast"/>
        <w:rPr>
          <w:ins w:id="729" w:author="Harshita" w:date="2024-09-30T12:17:00Z"/>
          <w:color w:val="CCCCCC"/>
          <w:sz w:val="24"/>
          <w:szCs w:val="24"/>
          <w:lang w:val="en-IN" w:eastAsia="en-IN" w:bidi="hi-IN"/>
        </w:rPr>
      </w:pPr>
      <w:ins w:id="73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fa-star"</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44640706" w14:textId="77777777" w:rsidR="00FC4BCE" w:rsidRPr="00FC35A7" w:rsidRDefault="00FC4BCE" w:rsidP="00FC4BCE">
      <w:pPr>
        <w:widowControl/>
        <w:shd w:val="clear" w:color="auto" w:fill="1F1F1F"/>
        <w:autoSpaceDE/>
        <w:autoSpaceDN/>
        <w:spacing w:line="285" w:lineRule="atLeast"/>
        <w:rPr>
          <w:ins w:id="731" w:author="Harshita" w:date="2024-09-30T12:17:00Z"/>
          <w:color w:val="CCCCCC"/>
          <w:sz w:val="24"/>
          <w:szCs w:val="24"/>
          <w:lang w:val="en-IN" w:eastAsia="en-IN" w:bidi="hi-IN"/>
        </w:rPr>
      </w:pPr>
      <w:ins w:id="732"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fa-star"</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4C6E4121" w14:textId="77777777" w:rsidR="00FC4BCE" w:rsidRPr="00FC35A7" w:rsidRDefault="00FC4BCE" w:rsidP="00FC4BCE">
      <w:pPr>
        <w:widowControl/>
        <w:shd w:val="clear" w:color="auto" w:fill="1F1F1F"/>
        <w:autoSpaceDE/>
        <w:autoSpaceDN/>
        <w:spacing w:line="285" w:lineRule="atLeast"/>
        <w:rPr>
          <w:ins w:id="733" w:author="Harshita" w:date="2024-09-30T12:17:00Z"/>
          <w:color w:val="CCCCCC"/>
          <w:sz w:val="24"/>
          <w:szCs w:val="24"/>
          <w:lang w:val="en-IN" w:eastAsia="en-IN" w:bidi="hi-IN"/>
        </w:rPr>
      </w:pPr>
      <w:ins w:id="734"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proofErr w:type="spellStart"/>
        <w:r w:rsidRPr="00FC35A7">
          <w:rPr>
            <w:color w:val="569CD6"/>
            <w:sz w:val="24"/>
            <w:szCs w:val="24"/>
            <w:lang w:val="en-IN" w:eastAsia="en-IN" w:bidi="hi-IN"/>
          </w:rPr>
          <w:t>i</w:t>
        </w:r>
        <w:proofErr w:type="spellEnd"/>
        <w:r w:rsidRPr="00FC35A7">
          <w:rPr>
            <w:color w:val="CCCCCC"/>
            <w:sz w:val="24"/>
            <w:szCs w:val="24"/>
            <w:lang w:val="en-IN" w:eastAsia="en-IN" w:bidi="hi-IN"/>
          </w:rPr>
          <w:t xml:space="preserve"> </w:t>
        </w:r>
        <w:r w:rsidRPr="00FC35A7">
          <w:rPr>
            <w:color w:val="9CDCFE"/>
            <w:sz w:val="24"/>
            <w:szCs w:val="24"/>
            <w:lang w:val="en-IN" w:eastAsia="en-IN" w:bidi="hi-IN"/>
          </w:rPr>
          <w:t>class</w:t>
        </w:r>
        <w:r w:rsidRPr="00FC35A7">
          <w:rPr>
            <w:color w:val="CCCCCC"/>
            <w:sz w:val="24"/>
            <w:szCs w:val="24"/>
            <w:lang w:val="en-IN" w:eastAsia="en-IN" w:bidi="hi-IN"/>
          </w:rPr>
          <w:t>=</w:t>
        </w:r>
        <w:r w:rsidRPr="00FC35A7">
          <w:rPr>
            <w:color w:val="CE9178"/>
            <w:sz w:val="24"/>
            <w:szCs w:val="24"/>
            <w:lang w:val="en-IN" w:eastAsia="en-IN" w:bidi="hi-IN"/>
          </w:rPr>
          <w:t>"fa fa-star-half-alt"</w:t>
        </w:r>
        <w:r w:rsidRPr="00FC35A7">
          <w:rPr>
            <w:color w:val="808080"/>
            <w:sz w:val="24"/>
            <w:szCs w:val="24"/>
            <w:lang w:val="en-IN" w:eastAsia="en-IN" w:bidi="hi-IN"/>
          </w:rPr>
          <w:t>&gt;&lt;/</w:t>
        </w:r>
        <w:proofErr w:type="spellStart"/>
        <w:r w:rsidRPr="00FC35A7">
          <w:rPr>
            <w:color w:val="569CD6"/>
            <w:sz w:val="24"/>
            <w:szCs w:val="24"/>
            <w:lang w:val="en-IN" w:eastAsia="en-IN" w:bidi="hi-IN"/>
          </w:rPr>
          <w:t>i</w:t>
        </w:r>
        <w:proofErr w:type="spellEnd"/>
        <w:r w:rsidRPr="00FC35A7">
          <w:rPr>
            <w:color w:val="808080"/>
            <w:sz w:val="24"/>
            <w:szCs w:val="24"/>
            <w:lang w:val="en-IN" w:eastAsia="en-IN" w:bidi="hi-IN"/>
          </w:rPr>
          <w:t>&gt;</w:t>
        </w:r>
      </w:ins>
    </w:p>
    <w:p w14:paraId="3CC5618F" w14:textId="77777777" w:rsidR="00FC4BCE" w:rsidRPr="00FC35A7" w:rsidRDefault="00FC4BCE" w:rsidP="00FC4BCE">
      <w:pPr>
        <w:widowControl/>
        <w:shd w:val="clear" w:color="auto" w:fill="1F1F1F"/>
        <w:autoSpaceDE/>
        <w:autoSpaceDN/>
        <w:spacing w:line="285" w:lineRule="atLeast"/>
        <w:rPr>
          <w:ins w:id="735" w:author="Harshita" w:date="2024-09-30T12:17:00Z"/>
          <w:color w:val="CCCCCC"/>
          <w:sz w:val="24"/>
          <w:szCs w:val="24"/>
          <w:lang w:val="en-IN" w:eastAsia="en-IN" w:bidi="hi-IN"/>
        </w:rPr>
      </w:pPr>
      <w:ins w:id="736" w:author="Harshita" w:date="2024-09-30T12:17:00Z">
        <w:r w:rsidRPr="00FC35A7">
          <w:rPr>
            <w:color w:val="CCCCCC"/>
            <w:sz w:val="24"/>
            <w:szCs w:val="24"/>
            <w:lang w:val="en-IN" w:eastAsia="en-IN" w:bidi="hi-IN"/>
          </w:rPr>
          <w:t xml:space="preserve">                                </w:t>
        </w:r>
      </w:ins>
    </w:p>
    <w:p w14:paraId="7B3C8B3B" w14:textId="77777777" w:rsidR="00FC4BCE" w:rsidRPr="00FC35A7" w:rsidRDefault="00FC4BCE" w:rsidP="00FC4BCE">
      <w:pPr>
        <w:widowControl/>
        <w:shd w:val="clear" w:color="auto" w:fill="1F1F1F"/>
        <w:autoSpaceDE/>
        <w:autoSpaceDN/>
        <w:spacing w:line="285" w:lineRule="atLeast"/>
        <w:rPr>
          <w:ins w:id="737" w:author="Harshita" w:date="2024-09-30T12:17:00Z"/>
          <w:color w:val="CCCCCC"/>
          <w:sz w:val="24"/>
          <w:szCs w:val="24"/>
          <w:lang w:val="en-IN" w:eastAsia="en-IN" w:bidi="hi-IN"/>
        </w:rPr>
      </w:pPr>
      <w:ins w:id="738"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5CB63FEE" w14:textId="77777777" w:rsidR="00FC4BCE" w:rsidRPr="00FC35A7" w:rsidRDefault="00FC4BCE" w:rsidP="00FC4BCE">
      <w:pPr>
        <w:widowControl/>
        <w:shd w:val="clear" w:color="auto" w:fill="1F1F1F"/>
        <w:autoSpaceDE/>
        <w:autoSpaceDN/>
        <w:spacing w:line="285" w:lineRule="atLeast"/>
        <w:rPr>
          <w:ins w:id="739" w:author="Harshita" w:date="2024-09-30T12:17:00Z"/>
          <w:color w:val="CCCCCC"/>
          <w:sz w:val="24"/>
          <w:szCs w:val="24"/>
          <w:lang w:val="en-IN" w:eastAsia="en-IN" w:bidi="hi-IN"/>
        </w:rPr>
      </w:pPr>
      <w:ins w:id="740" w:author="Harshita" w:date="2024-09-30T12:17:00Z">
        <w:r w:rsidRPr="00FC35A7">
          <w:rPr>
            <w:color w:val="CCCCCC"/>
            <w:sz w:val="24"/>
            <w:szCs w:val="24"/>
            <w:lang w:val="en-IN" w:eastAsia="en-IN" w:bidi="hi-IN"/>
          </w:rPr>
          <w:t xml:space="preserve">                </w:t>
        </w:r>
        <w:r w:rsidRPr="00FC35A7">
          <w:rPr>
            <w:color w:val="808080"/>
            <w:sz w:val="24"/>
            <w:szCs w:val="24"/>
            <w:lang w:val="en-IN" w:eastAsia="en-IN" w:bidi="hi-IN"/>
          </w:rPr>
          <w:t>&lt;/</w:t>
        </w:r>
        <w:r w:rsidRPr="00FC35A7">
          <w:rPr>
            <w:color w:val="569CD6"/>
            <w:sz w:val="24"/>
            <w:szCs w:val="24"/>
            <w:lang w:val="en-IN" w:eastAsia="en-IN" w:bidi="hi-IN"/>
          </w:rPr>
          <w:t>div</w:t>
        </w:r>
        <w:r w:rsidRPr="00FC35A7">
          <w:rPr>
            <w:color w:val="808080"/>
            <w:sz w:val="24"/>
            <w:szCs w:val="24"/>
            <w:lang w:val="en-IN" w:eastAsia="en-IN" w:bidi="hi-IN"/>
          </w:rPr>
          <w:t>&gt;</w:t>
        </w:r>
      </w:ins>
    </w:p>
    <w:p w14:paraId="56BF8412" w14:textId="77777777" w:rsidR="00FC4BCE" w:rsidRPr="00FC35A7" w:rsidRDefault="00FC4BCE" w:rsidP="00FC4BCE">
      <w:pPr>
        <w:pStyle w:val="Heading4"/>
        <w:ind w:left="0" w:firstLine="568"/>
        <w:jc w:val="left"/>
        <w:rPr>
          <w:ins w:id="741" w:author="Harshita" w:date="2024-09-30T12:17:00Z"/>
          <w:b w:val="0"/>
          <w:bCs w:val="0"/>
          <w:i w:val="0"/>
          <w:iCs/>
          <w:sz w:val="24"/>
          <w:szCs w:val="24"/>
          <w:u w:val="single"/>
          <w:lang w:val="en-IN" w:eastAsia="en-IN" w:bidi="hi-IN"/>
        </w:rPr>
      </w:pPr>
    </w:p>
    <w:p w14:paraId="0C3A94FD" w14:textId="3D3AEABD" w:rsidR="000A7878" w:rsidRPr="00FC35A7" w:rsidRDefault="000A7878" w:rsidP="000A7878">
      <w:pPr>
        <w:widowControl/>
        <w:autoSpaceDE/>
        <w:autoSpaceDN/>
        <w:spacing w:before="100" w:beforeAutospacing="1" w:after="100" w:afterAutospacing="1"/>
        <w:ind w:left="720"/>
        <w:rPr>
          <w:ins w:id="742" w:author="Harshita" w:date="2024-09-30T12:17:00Z"/>
          <w:rStyle w:val="HTMLCode"/>
          <w:rFonts w:ascii="Times New Roman" w:hAnsi="Times New Roman" w:cs="Times New Roman"/>
          <w:b/>
          <w:bCs/>
          <w:sz w:val="24"/>
          <w:szCs w:val="24"/>
          <w:u w:val="single"/>
          <w:lang w:val="en-IN" w:eastAsia="en-IN" w:bidi="hi-IN"/>
        </w:rPr>
      </w:pPr>
      <w:ins w:id="743" w:author="Harshita" w:date="2024-09-30T12:17:00Z">
        <w:r w:rsidRPr="00FC35A7">
          <w:rPr>
            <w:rStyle w:val="HTMLCode"/>
            <w:rFonts w:ascii="Times New Roman" w:hAnsi="Times New Roman" w:cs="Times New Roman"/>
            <w:b/>
            <w:bCs/>
            <w:sz w:val="24"/>
            <w:szCs w:val="24"/>
            <w:u w:val="single"/>
            <w:lang w:val="en-IN" w:eastAsia="en-IN" w:bidi="hi-IN"/>
          </w:rPr>
          <w:t>EXPLANATION:</w:t>
        </w:r>
      </w:ins>
    </w:p>
    <w:p w14:paraId="3E725759" w14:textId="77777777" w:rsidR="00FC4BCE" w:rsidRPr="00FC35A7" w:rsidRDefault="00FC4BCE" w:rsidP="00FC4BCE">
      <w:pPr>
        <w:widowControl/>
        <w:numPr>
          <w:ilvl w:val="0"/>
          <w:numId w:val="33"/>
        </w:numPr>
        <w:autoSpaceDE/>
        <w:autoSpaceDN/>
        <w:spacing w:before="100" w:beforeAutospacing="1" w:after="100" w:afterAutospacing="1"/>
        <w:rPr>
          <w:ins w:id="744" w:author="Harshita" w:date="2024-09-30T12:17:00Z"/>
          <w:sz w:val="24"/>
          <w:szCs w:val="24"/>
          <w:lang w:val="en-IN" w:eastAsia="en-IN" w:bidi="hi-IN"/>
        </w:rPr>
      </w:pPr>
      <w:ins w:id="745" w:author="Harshita" w:date="2024-09-30T12:17:00Z">
        <w:r w:rsidRPr="00FC35A7">
          <w:rPr>
            <w:rStyle w:val="HTMLCode"/>
            <w:rFonts w:ascii="Times New Roman" w:hAnsi="Times New Roman" w:cs="Times New Roman"/>
            <w:b/>
            <w:bCs/>
            <w:sz w:val="24"/>
            <w:szCs w:val="24"/>
          </w:rPr>
          <w:t>&lt;section class="review" id="reviews"&gt;</w:t>
        </w:r>
        <w:r w:rsidRPr="00FC35A7">
          <w:rPr>
            <w:sz w:val="24"/>
            <w:szCs w:val="24"/>
          </w:rPr>
          <w:t>:</w:t>
        </w:r>
      </w:ins>
    </w:p>
    <w:p w14:paraId="438DB5F7" w14:textId="77777777" w:rsidR="00FC4BCE" w:rsidRPr="00FC35A7" w:rsidRDefault="00FC4BCE" w:rsidP="00FC4BCE">
      <w:pPr>
        <w:widowControl/>
        <w:numPr>
          <w:ilvl w:val="1"/>
          <w:numId w:val="33"/>
        </w:numPr>
        <w:autoSpaceDE/>
        <w:autoSpaceDN/>
        <w:spacing w:before="100" w:beforeAutospacing="1" w:after="100" w:afterAutospacing="1"/>
        <w:rPr>
          <w:ins w:id="746" w:author="Harshita" w:date="2024-09-30T12:17:00Z"/>
          <w:sz w:val="24"/>
          <w:szCs w:val="24"/>
        </w:rPr>
      </w:pPr>
      <w:ins w:id="747" w:author="Harshita" w:date="2024-09-30T12:17:00Z">
        <w:r w:rsidRPr="00FC35A7">
          <w:rPr>
            <w:sz w:val="24"/>
            <w:szCs w:val="24"/>
          </w:rPr>
          <w:t>Defines a section for client reviews.</w:t>
        </w:r>
      </w:ins>
    </w:p>
    <w:p w14:paraId="2E8AAD42" w14:textId="77777777" w:rsidR="00FC4BCE" w:rsidRPr="00FC35A7" w:rsidRDefault="00FC4BCE" w:rsidP="00FC4BCE">
      <w:pPr>
        <w:widowControl/>
        <w:numPr>
          <w:ilvl w:val="1"/>
          <w:numId w:val="33"/>
        </w:numPr>
        <w:autoSpaceDE/>
        <w:autoSpaceDN/>
        <w:spacing w:before="100" w:beforeAutospacing="1" w:after="100" w:afterAutospacing="1"/>
        <w:rPr>
          <w:ins w:id="748" w:author="Harshita" w:date="2024-09-30T12:17:00Z"/>
          <w:sz w:val="24"/>
          <w:szCs w:val="24"/>
        </w:rPr>
      </w:pPr>
      <w:ins w:id="749" w:author="Harshita" w:date="2024-09-30T12:17:00Z">
        <w:r w:rsidRPr="00FC35A7">
          <w:rPr>
            <w:sz w:val="24"/>
            <w:szCs w:val="24"/>
          </w:rPr>
          <w:t>The class "review" can be used for styling, while the ID "reviews" allows for direct linking or targeting with CSS/JavaScript.</w:t>
        </w:r>
      </w:ins>
    </w:p>
    <w:p w14:paraId="19257F5E" w14:textId="77777777" w:rsidR="00FC4BCE" w:rsidRPr="00FC35A7" w:rsidRDefault="00FC4BCE" w:rsidP="00FC4BCE">
      <w:pPr>
        <w:pStyle w:val="ListParagraph"/>
        <w:widowControl/>
        <w:numPr>
          <w:ilvl w:val="0"/>
          <w:numId w:val="33"/>
        </w:numPr>
        <w:autoSpaceDE/>
        <w:autoSpaceDN/>
        <w:rPr>
          <w:ins w:id="750" w:author="Harshita" w:date="2024-09-30T12:17:00Z"/>
          <w:sz w:val="24"/>
          <w:szCs w:val="24"/>
          <w:lang w:val="en-IN" w:eastAsia="en-IN" w:bidi="hi-IN"/>
        </w:rPr>
      </w:pPr>
      <w:ins w:id="751" w:author="Harshita" w:date="2024-09-30T12:17:00Z">
        <w:r w:rsidRPr="00FC35A7">
          <w:rPr>
            <w:rStyle w:val="HTMLCode"/>
            <w:rFonts w:ascii="Times New Roman" w:hAnsi="Times New Roman" w:cs="Times New Roman"/>
            <w:b/>
            <w:bCs/>
            <w:sz w:val="24"/>
            <w:szCs w:val="24"/>
          </w:rPr>
          <w:t>&lt;div class="box"&gt;</w:t>
        </w:r>
        <w:r w:rsidRPr="00FC35A7">
          <w:rPr>
            <w:sz w:val="24"/>
            <w:szCs w:val="24"/>
          </w:rPr>
          <w:t>: Represents an individual review entry.</w:t>
        </w:r>
      </w:ins>
    </w:p>
    <w:p w14:paraId="4E93EA13" w14:textId="77777777" w:rsidR="00FC4BCE" w:rsidRPr="00FC35A7" w:rsidRDefault="00FC4BCE" w:rsidP="00FC4BCE">
      <w:pPr>
        <w:pStyle w:val="ListParagraph"/>
        <w:numPr>
          <w:ilvl w:val="0"/>
          <w:numId w:val="38"/>
        </w:numPr>
        <w:rPr>
          <w:ins w:id="752" w:author="Harshita" w:date="2024-09-30T12:17:00Z"/>
          <w:sz w:val="24"/>
          <w:szCs w:val="24"/>
        </w:rPr>
      </w:pPr>
      <w:ins w:id="753" w:author="Harshita" w:date="2024-09-30T12:17:00Z">
        <w:r w:rsidRPr="00FC35A7">
          <w:rPr>
            <w:rStyle w:val="Strong"/>
            <w:sz w:val="24"/>
            <w:szCs w:val="24"/>
          </w:rPr>
          <w:t>Image</w:t>
        </w:r>
        <w:r w:rsidRPr="00FC35A7">
          <w:rPr>
            <w:sz w:val="24"/>
            <w:szCs w:val="24"/>
          </w:rPr>
          <w:t>:</w:t>
        </w:r>
      </w:ins>
    </w:p>
    <w:p w14:paraId="1B87CC32" w14:textId="77777777" w:rsidR="00FC4BCE" w:rsidRPr="00FC35A7" w:rsidRDefault="00FC4BCE" w:rsidP="00FC4BCE">
      <w:pPr>
        <w:rPr>
          <w:ins w:id="754" w:author="Harshita" w:date="2024-09-30T12:17:00Z"/>
          <w:sz w:val="24"/>
          <w:szCs w:val="24"/>
        </w:rPr>
      </w:pPr>
    </w:p>
    <w:p w14:paraId="43B16637" w14:textId="77777777" w:rsidR="00FC4BCE" w:rsidRPr="00FC35A7" w:rsidRDefault="00FC4BCE" w:rsidP="00FC4BCE">
      <w:pPr>
        <w:rPr>
          <w:ins w:id="755" w:author="Harshita" w:date="2024-09-30T12:17:00Z"/>
          <w:sz w:val="24"/>
          <w:szCs w:val="24"/>
        </w:rPr>
      </w:pPr>
    </w:p>
    <w:p w14:paraId="07AB33D6" w14:textId="77777777" w:rsidR="00FC4BCE" w:rsidRPr="00FC35A7" w:rsidRDefault="00FC4BCE" w:rsidP="00FC4BCE">
      <w:pPr>
        <w:widowControl/>
        <w:numPr>
          <w:ilvl w:val="0"/>
          <w:numId w:val="34"/>
        </w:numPr>
        <w:autoSpaceDE/>
        <w:autoSpaceDN/>
        <w:spacing w:before="100" w:beforeAutospacing="1" w:after="100" w:afterAutospacing="1"/>
        <w:rPr>
          <w:ins w:id="756" w:author="Harshita" w:date="2024-09-30T12:17:00Z"/>
          <w:sz w:val="24"/>
          <w:szCs w:val="24"/>
        </w:rPr>
      </w:pPr>
      <w:ins w:id="757" w:author="Harshita" w:date="2024-09-30T12:17:00Z">
        <w:r w:rsidRPr="00FC35A7">
          <w:rPr>
            <w:rStyle w:val="HTMLCode"/>
            <w:rFonts w:ascii="Times New Roman" w:hAnsi="Times New Roman" w:cs="Times New Roman"/>
            <w:b/>
            <w:bCs/>
            <w:sz w:val="24"/>
            <w:szCs w:val="24"/>
          </w:rPr>
          <w:t>&lt;</w:t>
        </w:r>
        <w:proofErr w:type="spellStart"/>
        <w:r w:rsidRPr="00FC35A7">
          <w:rPr>
            <w:rStyle w:val="HTMLCode"/>
            <w:rFonts w:ascii="Times New Roman" w:hAnsi="Times New Roman" w:cs="Times New Roman"/>
            <w:b/>
            <w:bCs/>
            <w:sz w:val="24"/>
            <w:szCs w:val="24"/>
          </w:rPr>
          <w:t>img</w:t>
        </w:r>
        <w:proofErr w:type="spellEnd"/>
        <w:r w:rsidRPr="00FC35A7">
          <w:rPr>
            <w:rStyle w:val="HTMLCode"/>
            <w:rFonts w:ascii="Times New Roman" w:hAnsi="Times New Roman" w:cs="Times New Roman"/>
            <w:b/>
            <w:bCs/>
            <w:sz w:val="24"/>
            <w:szCs w:val="24"/>
          </w:rPr>
          <w:t xml:space="preserve"> </w:t>
        </w:r>
        <w:proofErr w:type="spellStart"/>
        <w:r w:rsidRPr="00FC35A7">
          <w:rPr>
            <w:rStyle w:val="HTMLCode"/>
            <w:rFonts w:ascii="Times New Roman" w:hAnsi="Times New Roman" w:cs="Times New Roman"/>
            <w:b/>
            <w:bCs/>
            <w:sz w:val="24"/>
            <w:szCs w:val="24"/>
          </w:rPr>
          <w:t>src</w:t>
        </w:r>
        <w:proofErr w:type="spellEnd"/>
        <w:r w:rsidRPr="00FC35A7">
          <w:rPr>
            <w:rStyle w:val="HTMLCode"/>
            <w:rFonts w:ascii="Times New Roman" w:hAnsi="Times New Roman" w:cs="Times New Roman"/>
            <w:b/>
            <w:bCs/>
            <w:sz w:val="24"/>
            <w:szCs w:val="24"/>
          </w:rPr>
          <w:t>="..." alt=""&gt;</w:t>
        </w:r>
        <w:r w:rsidRPr="00FC35A7">
          <w:rPr>
            <w:sz w:val="24"/>
            <w:szCs w:val="24"/>
          </w:rPr>
          <w:t xml:space="preserve">: Displays a profile picture or avatar of the reviewer. The </w:t>
        </w:r>
        <w:r w:rsidRPr="00FC35A7">
          <w:rPr>
            <w:rStyle w:val="HTMLCode"/>
            <w:rFonts w:ascii="Times New Roman" w:hAnsi="Times New Roman" w:cs="Times New Roman"/>
            <w:sz w:val="24"/>
            <w:szCs w:val="24"/>
          </w:rPr>
          <w:t>alt</w:t>
        </w:r>
        <w:r w:rsidRPr="00FC35A7">
          <w:rPr>
            <w:sz w:val="24"/>
            <w:szCs w:val="24"/>
          </w:rPr>
          <w:t xml:space="preserve"> attribute should ideally contain a description (e.g., </w:t>
        </w:r>
        <w:r w:rsidRPr="00FC35A7">
          <w:rPr>
            <w:rStyle w:val="HTMLCode"/>
            <w:rFonts w:ascii="Times New Roman" w:hAnsi="Times New Roman" w:cs="Times New Roman"/>
            <w:sz w:val="24"/>
            <w:szCs w:val="24"/>
          </w:rPr>
          <w:t xml:space="preserve">alt="Profile picture of John </w:t>
        </w:r>
        <w:proofErr w:type="spellStart"/>
        <w:r w:rsidRPr="00FC35A7">
          <w:rPr>
            <w:rStyle w:val="HTMLCode"/>
            <w:rFonts w:ascii="Times New Roman" w:hAnsi="Times New Roman" w:cs="Times New Roman"/>
            <w:sz w:val="24"/>
            <w:szCs w:val="24"/>
          </w:rPr>
          <w:t>Deo</w:t>
        </w:r>
        <w:proofErr w:type="spellEnd"/>
        <w:r w:rsidRPr="00FC35A7">
          <w:rPr>
            <w:rStyle w:val="HTMLCode"/>
            <w:rFonts w:ascii="Times New Roman" w:hAnsi="Times New Roman" w:cs="Times New Roman"/>
            <w:sz w:val="24"/>
            <w:szCs w:val="24"/>
          </w:rPr>
          <w:t>"</w:t>
        </w:r>
        <w:r w:rsidRPr="00FC35A7">
          <w:rPr>
            <w:sz w:val="24"/>
            <w:szCs w:val="24"/>
          </w:rPr>
          <w:t>).</w:t>
        </w:r>
      </w:ins>
    </w:p>
    <w:p w14:paraId="4DF042C7" w14:textId="77777777" w:rsidR="00FC4BCE" w:rsidRPr="00FC35A7" w:rsidRDefault="00FC4BCE" w:rsidP="00FC4BCE">
      <w:pPr>
        <w:pStyle w:val="ListParagraph"/>
        <w:numPr>
          <w:ilvl w:val="0"/>
          <w:numId w:val="34"/>
        </w:numPr>
        <w:rPr>
          <w:ins w:id="758" w:author="Harshita" w:date="2024-09-30T12:17:00Z"/>
          <w:sz w:val="24"/>
          <w:szCs w:val="24"/>
        </w:rPr>
      </w:pPr>
      <w:ins w:id="759" w:author="Harshita" w:date="2024-09-30T12:17:00Z">
        <w:r w:rsidRPr="00FC35A7">
          <w:rPr>
            <w:rStyle w:val="Strong"/>
            <w:sz w:val="24"/>
            <w:szCs w:val="24"/>
          </w:rPr>
          <w:t>Reviewer Name</w:t>
        </w:r>
        <w:r w:rsidRPr="00FC35A7">
          <w:rPr>
            <w:sz w:val="24"/>
            <w:szCs w:val="24"/>
          </w:rPr>
          <w:t>:</w:t>
        </w:r>
      </w:ins>
    </w:p>
    <w:p w14:paraId="153EA250" w14:textId="77777777" w:rsidR="00FC4BCE" w:rsidRPr="00FC35A7" w:rsidRDefault="00FC4BCE" w:rsidP="00FC4BCE">
      <w:pPr>
        <w:widowControl/>
        <w:numPr>
          <w:ilvl w:val="0"/>
          <w:numId w:val="35"/>
        </w:numPr>
        <w:autoSpaceDE/>
        <w:autoSpaceDN/>
        <w:spacing w:before="100" w:beforeAutospacing="1" w:after="100" w:afterAutospacing="1"/>
        <w:rPr>
          <w:ins w:id="760" w:author="Harshita" w:date="2024-09-30T12:17:00Z"/>
          <w:sz w:val="24"/>
          <w:szCs w:val="24"/>
        </w:rPr>
      </w:pPr>
      <w:ins w:id="761" w:author="Harshita" w:date="2024-09-30T12:17:00Z">
        <w:r w:rsidRPr="00FC35A7">
          <w:rPr>
            <w:rStyle w:val="HTMLCode"/>
            <w:rFonts w:ascii="Times New Roman" w:hAnsi="Times New Roman" w:cs="Times New Roman"/>
            <w:b/>
            <w:bCs/>
            <w:sz w:val="24"/>
            <w:szCs w:val="24"/>
          </w:rPr>
          <w:t xml:space="preserve">&lt;h3&gt;john </w:t>
        </w:r>
        <w:proofErr w:type="spellStart"/>
        <w:r w:rsidRPr="00FC35A7">
          <w:rPr>
            <w:rStyle w:val="HTMLCode"/>
            <w:rFonts w:ascii="Times New Roman" w:hAnsi="Times New Roman" w:cs="Times New Roman"/>
            <w:b/>
            <w:bCs/>
            <w:sz w:val="24"/>
            <w:szCs w:val="24"/>
          </w:rPr>
          <w:t>deo</w:t>
        </w:r>
        <w:proofErr w:type="spellEnd"/>
        <w:r w:rsidRPr="00FC35A7">
          <w:rPr>
            <w:rStyle w:val="HTMLCode"/>
            <w:rFonts w:ascii="Times New Roman" w:hAnsi="Times New Roman" w:cs="Times New Roman"/>
            <w:b/>
            <w:bCs/>
            <w:sz w:val="24"/>
            <w:szCs w:val="24"/>
          </w:rPr>
          <w:t>&lt;/h3&gt;</w:t>
        </w:r>
        <w:r w:rsidRPr="00FC35A7">
          <w:rPr>
            <w:sz w:val="24"/>
            <w:szCs w:val="24"/>
          </w:rPr>
          <w:t>: The name of the reviewer.</w:t>
        </w:r>
      </w:ins>
    </w:p>
    <w:p w14:paraId="1EE59E9F" w14:textId="77777777" w:rsidR="00FC4BCE" w:rsidRPr="00FC35A7" w:rsidRDefault="00FC4BCE" w:rsidP="00FC4BCE">
      <w:pPr>
        <w:pStyle w:val="ListParagraph"/>
        <w:numPr>
          <w:ilvl w:val="0"/>
          <w:numId w:val="35"/>
        </w:numPr>
        <w:rPr>
          <w:ins w:id="762" w:author="Harshita" w:date="2024-09-30T12:17:00Z"/>
          <w:sz w:val="24"/>
          <w:szCs w:val="24"/>
        </w:rPr>
      </w:pPr>
      <w:ins w:id="763" w:author="Harshita" w:date="2024-09-30T12:17:00Z">
        <w:r w:rsidRPr="00FC35A7">
          <w:rPr>
            <w:rStyle w:val="Strong"/>
            <w:sz w:val="24"/>
            <w:szCs w:val="24"/>
          </w:rPr>
          <w:t>Review Text</w:t>
        </w:r>
        <w:r w:rsidRPr="00FC35A7">
          <w:rPr>
            <w:sz w:val="24"/>
            <w:szCs w:val="24"/>
          </w:rPr>
          <w:t>:</w:t>
        </w:r>
      </w:ins>
    </w:p>
    <w:p w14:paraId="6A02FF25" w14:textId="77777777" w:rsidR="00FC4BCE" w:rsidRPr="00FC35A7" w:rsidRDefault="00FC4BCE" w:rsidP="00FC4BCE">
      <w:pPr>
        <w:widowControl/>
        <w:numPr>
          <w:ilvl w:val="0"/>
          <w:numId w:val="36"/>
        </w:numPr>
        <w:autoSpaceDE/>
        <w:autoSpaceDN/>
        <w:spacing w:before="100" w:beforeAutospacing="1" w:after="100" w:afterAutospacing="1"/>
        <w:rPr>
          <w:ins w:id="764" w:author="Harshita" w:date="2024-09-30T12:17:00Z"/>
          <w:sz w:val="24"/>
          <w:szCs w:val="24"/>
        </w:rPr>
      </w:pPr>
      <w:ins w:id="765" w:author="Harshita" w:date="2024-09-30T12:17:00Z">
        <w:r w:rsidRPr="00FC35A7">
          <w:rPr>
            <w:rStyle w:val="HTMLCode"/>
            <w:rFonts w:ascii="Times New Roman" w:hAnsi="Times New Roman" w:cs="Times New Roman"/>
            <w:b/>
            <w:bCs/>
            <w:sz w:val="24"/>
            <w:szCs w:val="24"/>
          </w:rPr>
          <w:t>&lt;p&gt;</w:t>
        </w:r>
        <w:r w:rsidRPr="00FC35A7">
          <w:rPr>
            <w:sz w:val="24"/>
            <w:szCs w:val="24"/>
          </w:rPr>
          <w:t>: Contains the testimonial text, providing insights into the reviewer’s experience.</w:t>
        </w:r>
      </w:ins>
    </w:p>
    <w:p w14:paraId="10030FED" w14:textId="77777777" w:rsidR="00FC4BCE" w:rsidRPr="00FC35A7" w:rsidRDefault="00FC4BCE" w:rsidP="00FC4BCE">
      <w:pPr>
        <w:pStyle w:val="ListParagraph"/>
        <w:widowControl/>
        <w:numPr>
          <w:ilvl w:val="0"/>
          <w:numId w:val="36"/>
        </w:numPr>
        <w:autoSpaceDE/>
        <w:autoSpaceDN/>
        <w:rPr>
          <w:ins w:id="766" w:author="Harshita" w:date="2024-09-30T12:17:00Z"/>
          <w:sz w:val="24"/>
          <w:szCs w:val="24"/>
          <w:lang w:val="en-IN" w:eastAsia="en-IN" w:bidi="hi-IN"/>
        </w:rPr>
      </w:pPr>
      <w:ins w:id="767" w:author="Harshita" w:date="2024-09-30T12:17:00Z">
        <w:r w:rsidRPr="00FC35A7">
          <w:rPr>
            <w:rStyle w:val="Strong"/>
            <w:sz w:val="24"/>
            <w:szCs w:val="24"/>
          </w:rPr>
          <w:t>Star Ratings</w:t>
        </w:r>
        <w:r w:rsidRPr="00FC35A7">
          <w:rPr>
            <w:sz w:val="24"/>
            <w:szCs w:val="24"/>
          </w:rPr>
          <w:t xml:space="preserve">: </w:t>
        </w:r>
        <w:r w:rsidRPr="00FC35A7">
          <w:rPr>
            <w:sz w:val="24"/>
            <w:szCs w:val="24"/>
            <w:lang w:val="en-IN" w:eastAsia="en-IN" w:bidi="hi-IN"/>
          </w:rPr>
          <w:t>This division includes Font Awesome icons to represent the reviewer's rating:</w:t>
        </w:r>
      </w:ins>
    </w:p>
    <w:p w14:paraId="6086B6A3" w14:textId="77777777" w:rsidR="00FC4BCE" w:rsidRPr="00FC35A7" w:rsidRDefault="00FC4BCE" w:rsidP="00FC4BCE">
      <w:pPr>
        <w:widowControl/>
        <w:numPr>
          <w:ilvl w:val="0"/>
          <w:numId w:val="37"/>
        </w:numPr>
        <w:autoSpaceDE/>
        <w:autoSpaceDN/>
        <w:spacing w:before="100" w:beforeAutospacing="1" w:after="100" w:afterAutospacing="1"/>
        <w:rPr>
          <w:ins w:id="768" w:author="Harshita" w:date="2024-09-30T12:17:00Z"/>
          <w:sz w:val="24"/>
          <w:szCs w:val="24"/>
          <w:lang w:val="en-IN" w:eastAsia="en-IN" w:bidi="hi-IN"/>
        </w:rPr>
      </w:pPr>
      <w:ins w:id="769" w:author="Harshita" w:date="2024-09-30T12:17:00Z">
        <w:r w:rsidRPr="00FC35A7">
          <w:rPr>
            <w:sz w:val="24"/>
            <w:szCs w:val="24"/>
            <w:lang w:val="en-IN" w:eastAsia="en-IN" w:bidi="hi-IN"/>
          </w:rPr>
          <w:lastRenderedPageBreak/>
          <w:t>Three full stars and one half-star indicate a rating (likely around 3.5 out of 5)</w:t>
        </w:r>
      </w:ins>
    </w:p>
    <w:p w14:paraId="2B196641" w14:textId="0F670C06" w:rsidR="00FC4BCE" w:rsidRPr="00FC35A7" w:rsidRDefault="000A7878" w:rsidP="00FC4BCE">
      <w:pPr>
        <w:widowControl/>
        <w:autoSpaceDE/>
        <w:autoSpaceDN/>
        <w:spacing w:before="100" w:beforeAutospacing="1" w:after="100" w:afterAutospacing="1"/>
        <w:rPr>
          <w:ins w:id="770" w:author="Harshita" w:date="2024-09-30T12:17:00Z"/>
          <w:b/>
          <w:bCs/>
          <w:sz w:val="24"/>
          <w:szCs w:val="24"/>
          <w:u w:val="single"/>
          <w:lang w:val="en-IN" w:eastAsia="en-IN" w:bidi="hi-IN"/>
        </w:rPr>
      </w:pPr>
      <w:ins w:id="771" w:author="Harshita" w:date="2024-09-30T12:17:00Z">
        <w:r w:rsidRPr="00FC35A7">
          <w:rPr>
            <w:b/>
            <w:bCs/>
            <w:sz w:val="24"/>
            <w:szCs w:val="24"/>
            <w:u w:val="single"/>
            <w:lang w:val="en-IN" w:eastAsia="en-IN" w:bidi="hi-IN"/>
          </w:rPr>
          <w:t>OUTPUT:</w:t>
        </w:r>
      </w:ins>
    </w:p>
    <w:p w14:paraId="087499B1" w14:textId="77777777" w:rsidR="000A7878" w:rsidRPr="00FC35A7" w:rsidRDefault="000A7878" w:rsidP="00FC4BCE">
      <w:pPr>
        <w:widowControl/>
        <w:autoSpaceDE/>
        <w:autoSpaceDN/>
        <w:spacing w:before="100" w:beforeAutospacing="1" w:after="100" w:afterAutospacing="1"/>
        <w:rPr>
          <w:ins w:id="772" w:author="Harshita" w:date="2024-09-30T12:17:00Z"/>
          <w:sz w:val="24"/>
          <w:szCs w:val="24"/>
          <w:lang w:val="en-IN" w:eastAsia="en-IN" w:bidi="hi-IN"/>
        </w:rPr>
      </w:pPr>
      <w:ins w:id="773" w:author="Harshita" w:date="2024-09-30T12:17:00Z">
        <w:r w:rsidRPr="00FC35A7">
          <w:rPr>
            <w:noProof/>
            <w:sz w:val="24"/>
            <w:szCs w:val="24"/>
            <w:lang w:val="en-IN" w:eastAsia="en-IN" w:bidi="hi-IN"/>
          </w:rPr>
          <w:drawing>
            <wp:inline distT="0" distB="0" distL="0" distR="0" wp14:anchorId="77C984BE" wp14:editId="08F65939">
              <wp:extent cx="6311900" cy="2371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VIEWS.jfif"/>
                      <pic:cNvPicPr/>
                    </pic:nvPicPr>
                    <pic:blipFill>
                      <a:blip r:embed="rId13">
                        <a:extLst>
                          <a:ext uri="{28A0092B-C50C-407E-A947-70E740481C1C}">
                            <a14:useLocalDpi xmlns:a14="http://schemas.microsoft.com/office/drawing/2010/main" val="0"/>
                          </a:ext>
                        </a:extLst>
                      </a:blip>
                      <a:stretch>
                        <a:fillRect/>
                      </a:stretch>
                    </pic:blipFill>
                    <pic:spPr>
                      <a:xfrm>
                        <a:off x="0" y="0"/>
                        <a:ext cx="6311900" cy="2371725"/>
                      </a:xfrm>
                      <a:prstGeom prst="rect">
                        <a:avLst/>
                      </a:prstGeom>
                    </pic:spPr>
                  </pic:pic>
                </a:graphicData>
              </a:graphic>
            </wp:inline>
          </w:drawing>
        </w:r>
      </w:ins>
    </w:p>
    <w:p w14:paraId="7C38D91D" w14:textId="77777777" w:rsidR="00FC4BCE" w:rsidRPr="00FC35A7" w:rsidRDefault="00FC4BCE" w:rsidP="00FC4BCE">
      <w:pPr>
        <w:pStyle w:val="Heading4"/>
        <w:ind w:left="0" w:firstLine="568"/>
        <w:jc w:val="left"/>
        <w:rPr>
          <w:ins w:id="774" w:author="Harshita" w:date="2024-09-30T12:17:00Z"/>
          <w:b w:val="0"/>
          <w:bCs w:val="0"/>
          <w:i w:val="0"/>
          <w:iCs/>
          <w:sz w:val="24"/>
          <w:szCs w:val="24"/>
          <w:u w:val="single"/>
          <w:lang w:val="en-IN" w:eastAsia="en-IN" w:bidi="hi-IN"/>
        </w:rPr>
      </w:pPr>
    </w:p>
    <w:p w14:paraId="2BEE281F" w14:textId="7F44F7E6" w:rsidR="000A7878" w:rsidRPr="00FC35A7" w:rsidRDefault="000A7878" w:rsidP="00FC4BCE">
      <w:pPr>
        <w:pStyle w:val="Heading4"/>
        <w:ind w:left="0" w:firstLine="568"/>
        <w:jc w:val="left"/>
        <w:rPr>
          <w:ins w:id="775" w:author="Harshita" w:date="2024-09-30T12:17:00Z"/>
          <w:i w:val="0"/>
          <w:iCs/>
          <w:sz w:val="24"/>
          <w:szCs w:val="24"/>
          <w:u w:val="single"/>
          <w:lang w:val="en-IN" w:eastAsia="en-IN" w:bidi="hi-IN"/>
        </w:rPr>
      </w:pPr>
      <w:proofErr w:type="gramStart"/>
      <w:ins w:id="776" w:author="Harshita" w:date="2024-09-30T12:17:00Z">
        <w:r w:rsidRPr="00FC35A7">
          <w:rPr>
            <w:i w:val="0"/>
            <w:iCs/>
            <w:sz w:val="24"/>
            <w:szCs w:val="24"/>
            <w:u w:val="single"/>
            <w:lang w:val="en-IN" w:eastAsia="en-IN" w:bidi="hi-IN"/>
          </w:rPr>
          <w:t>:CSS</w:t>
        </w:r>
        <w:proofErr w:type="gramEnd"/>
        <w:r w:rsidRPr="00FC35A7">
          <w:rPr>
            <w:i w:val="0"/>
            <w:iCs/>
            <w:sz w:val="24"/>
            <w:szCs w:val="24"/>
            <w:u w:val="single"/>
            <w:lang w:val="en-IN" w:eastAsia="en-IN" w:bidi="hi-IN"/>
          </w:rPr>
          <w:t xml:space="preserve"> CODE:</w:t>
        </w:r>
      </w:ins>
    </w:p>
    <w:p w14:paraId="6A85E707" w14:textId="77777777" w:rsidR="000A7878" w:rsidRPr="00FC35A7" w:rsidRDefault="000A7878" w:rsidP="000A7878">
      <w:pPr>
        <w:widowControl/>
        <w:shd w:val="clear" w:color="auto" w:fill="1F1F1F"/>
        <w:autoSpaceDE/>
        <w:autoSpaceDN/>
        <w:spacing w:line="285" w:lineRule="atLeast"/>
        <w:rPr>
          <w:ins w:id="777" w:author="Harshita" w:date="2024-09-30T12:17:00Z"/>
          <w:color w:val="CCCCCC"/>
          <w:sz w:val="24"/>
          <w:szCs w:val="24"/>
          <w:lang w:val="en-IN" w:eastAsia="en-IN" w:bidi="hi-IN"/>
        </w:rPr>
      </w:pPr>
      <w:proofErr w:type="gramStart"/>
      <w:ins w:id="778" w:author="Harshita" w:date="2024-09-30T12:17:00Z">
        <w:r w:rsidRPr="00FC35A7">
          <w:rPr>
            <w:color w:val="D7BA7D"/>
            <w:sz w:val="24"/>
            <w:szCs w:val="24"/>
            <w:lang w:val="en-IN" w:eastAsia="en-IN" w:bidi="hi-IN"/>
          </w:rPr>
          <w:t>review</w:t>
        </w:r>
        <w:proofErr w:type="gramEnd"/>
        <w:r w:rsidRPr="00FC35A7">
          <w:rPr>
            <w:color w:val="CCCCCC"/>
            <w:sz w:val="24"/>
            <w:szCs w:val="24"/>
            <w:lang w:val="en-IN" w:eastAsia="en-IN" w:bidi="hi-IN"/>
          </w:rPr>
          <w:t xml:space="preserve"> {</w:t>
        </w:r>
      </w:ins>
    </w:p>
    <w:p w14:paraId="2DFCF978" w14:textId="77777777" w:rsidR="000A7878" w:rsidRPr="00FC35A7" w:rsidRDefault="000A7878" w:rsidP="000A7878">
      <w:pPr>
        <w:widowControl/>
        <w:shd w:val="clear" w:color="auto" w:fill="1F1F1F"/>
        <w:autoSpaceDE/>
        <w:autoSpaceDN/>
        <w:spacing w:line="285" w:lineRule="atLeast"/>
        <w:rPr>
          <w:ins w:id="779" w:author="Harshita" w:date="2024-09-30T12:17:00Z"/>
          <w:color w:val="CCCCCC"/>
          <w:sz w:val="24"/>
          <w:szCs w:val="24"/>
          <w:lang w:val="en-IN" w:eastAsia="en-IN" w:bidi="hi-IN"/>
        </w:rPr>
      </w:pPr>
      <w:ins w:id="780" w:author="Harshita" w:date="2024-09-30T12:17:00Z">
        <w:r w:rsidRPr="00FC35A7">
          <w:rPr>
            <w:color w:val="CCCCCC"/>
            <w:sz w:val="24"/>
            <w:szCs w:val="24"/>
            <w:lang w:val="en-IN" w:eastAsia="en-IN" w:bidi="hi-IN"/>
          </w:rPr>
          <w:t xml:space="preserve">    </w:t>
        </w:r>
      </w:ins>
    </w:p>
    <w:p w14:paraId="5CFB4915" w14:textId="77777777" w:rsidR="000A7878" w:rsidRPr="00FC35A7" w:rsidRDefault="000A7878" w:rsidP="000A7878">
      <w:pPr>
        <w:widowControl/>
        <w:shd w:val="clear" w:color="auto" w:fill="1F1F1F"/>
        <w:autoSpaceDE/>
        <w:autoSpaceDN/>
        <w:spacing w:line="285" w:lineRule="atLeast"/>
        <w:rPr>
          <w:ins w:id="781" w:author="Harshita" w:date="2024-09-30T12:17:00Z"/>
          <w:color w:val="CCCCCC"/>
          <w:sz w:val="24"/>
          <w:szCs w:val="24"/>
          <w:lang w:val="en-IN" w:eastAsia="en-IN" w:bidi="hi-IN"/>
        </w:rPr>
      </w:pPr>
      <w:ins w:id="78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#333333</w:t>
        </w:r>
        <w:r w:rsidRPr="00FC35A7">
          <w:rPr>
            <w:color w:val="CCCCCC"/>
            <w:sz w:val="24"/>
            <w:szCs w:val="24"/>
            <w:lang w:val="en-IN" w:eastAsia="en-IN" w:bidi="hi-IN"/>
          </w:rPr>
          <w:t>;</w:t>
        </w:r>
      </w:ins>
    </w:p>
    <w:p w14:paraId="2F2F9853" w14:textId="77777777" w:rsidR="000A7878" w:rsidRPr="00FC35A7" w:rsidRDefault="000A7878" w:rsidP="000A7878">
      <w:pPr>
        <w:widowControl/>
        <w:shd w:val="clear" w:color="auto" w:fill="1F1F1F"/>
        <w:autoSpaceDE/>
        <w:autoSpaceDN/>
        <w:spacing w:line="285" w:lineRule="atLeast"/>
        <w:rPr>
          <w:ins w:id="783" w:author="Harshita" w:date="2024-09-30T12:17:00Z"/>
          <w:color w:val="CCCCCC"/>
          <w:sz w:val="24"/>
          <w:szCs w:val="24"/>
          <w:lang w:val="en-IN" w:eastAsia="en-IN" w:bidi="hi-IN"/>
        </w:rPr>
      </w:pPr>
      <w:ins w:id="784"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4FF37EFE" w14:textId="77777777" w:rsidR="000A7878" w:rsidRPr="00FC35A7" w:rsidRDefault="000A7878" w:rsidP="000A7878">
      <w:pPr>
        <w:widowControl/>
        <w:shd w:val="clear" w:color="auto" w:fill="1F1F1F"/>
        <w:autoSpaceDE/>
        <w:autoSpaceDN/>
        <w:spacing w:line="285" w:lineRule="atLeast"/>
        <w:rPr>
          <w:ins w:id="785" w:author="Harshita" w:date="2024-09-30T12:17:00Z"/>
          <w:color w:val="CCCCCC"/>
          <w:sz w:val="24"/>
          <w:szCs w:val="24"/>
          <w:lang w:val="en-IN" w:eastAsia="en-IN" w:bidi="hi-IN"/>
        </w:rPr>
      </w:pPr>
      <w:ins w:id="78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50px</w:t>
        </w:r>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4B5BC41E" w14:textId="77777777" w:rsidR="000A7878" w:rsidRPr="00FC35A7" w:rsidRDefault="000A7878" w:rsidP="000A7878">
      <w:pPr>
        <w:widowControl/>
        <w:shd w:val="clear" w:color="auto" w:fill="1F1F1F"/>
        <w:autoSpaceDE/>
        <w:autoSpaceDN/>
        <w:spacing w:line="285" w:lineRule="atLeast"/>
        <w:rPr>
          <w:ins w:id="787" w:author="Harshita" w:date="2024-09-30T12:17:00Z"/>
          <w:color w:val="CCCCCC"/>
          <w:sz w:val="24"/>
          <w:szCs w:val="24"/>
          <w:lang w:val="en-IN" w:eastAsia="en-IN" w:bidi="hi-IN"/>
        </w:rPr>
      </w:pPr>
      <w:ins w:id="788" w:author="Harshita" w:date="2024-09-30T12:17:00Z">
        <w:r w:rsidRPr="00FC35A7">
          <w:rPr>
            <w:color w:val="CCCCCC"/>
            <w:sz w:val="24"/>
            <w:szCs w:val="24"/>
            <w:lang w:val="en-IN" w:eastAsia="en-IN" w:bidi="hi-IN"/>
          </w:rPr>
          <w:t>}</w:t>
        </w:r>
      </w:ins>
    </w:p>
    <w:p w14:paraId="1A7F97AE" w14:textId="77777777" w:rsidR="000A7878" w:rsidRPr="00FC35A7" w:rsidRDefault="000A7878" w:rsidP="000A7878">
      <w:pPr>
        <w:widowControl/>
        <w:shd w:val="clear" w:color="auto" w:fill="1F1F1F"/>
        <w:autoSpaceDE/>
        <w:autoSpaceDN/>
        <w:spacing w:line="285" w:lineRule="atLeast"/>
        <w:rPr>
          <w:ins w:id="789" w:author="Harshita" w:date="2024-09-30T12:17:00Z"/>
          <w:color w:val="CCCCCC"/>
          <w:sz w:val="24"/>
          <w:szCs w:val="24"/>
          <w:lang w:val="en-IN" w:eastAsia="en-IN" w:bidi="hi-IN"/>
        </w:rPr>
      </w:pPr>
    </w:p>
    <w:p w14:paraId="2BEAAD74" w14:textId="77777777" w:rsidR="000A7878" w:rsidRPr="00FC35A7" w:rsidRDefault="000A7878" w:rsidP="000A7878">
      <w:pPr>
        <w:widowControl/>
        <w:shd w:val="clear" w:color="auto" w:fill="1F1F1F"/>
        <w:autoSpaceDE/>
        <w:autoSpaceDN/>
        <w:spacing w:line="285" w:lineRule="atLeast"/>
        <w:rPr>
          <w:ins w:id="790" w:author="Harshita" w:date="2024-09-30T12:17:00Z"/>
          <w:color w:val="CCCCCC"/>
          <w:sz w:val="24"/>
          <w:szCs w:val="24"/>
          <w:lang w:val="en-IN" w:eastAsia="en-IN" w:bidi="hi-IN"/>
        </w:rPr>
      </w:pPr>
      <w:ins w:id="791" w:author="Harshita" w:date="2024-09-30T12:17:00Z">
        <w:r w:rsidRPr="00FC35A7">
          <w:rPr>
            <w:color w:val="D7BA7D"/>
            <w:sz w:val="24"/>
            <w:szCs w:val="24"/>
            <w:lang w:val="en-IN" w:eastAsia="en-IN" w:bidi="hi-IN"/>
          </w:rPr>
          <w:t>.review</w:t>
        </w:r>
        <w:r w:rsidRPr="00FC35A7">
          <w:rPr>
            <w:color w:val="CCCCCC"/>
            <w:sz w:val="24"/>
            <w:szCs w:val="24"/>
            <w:lang w:val="en-IN" w:eastAsia="en-IN" w:bidi="hi-IN"/>
          </w:rPr>
          <w:t xml:space="preserve"> </w:t>
        </w:r>
        <w:r w:rsidRPr="00FC35A7">
          <w:rPr>
            <w:color w:val="D7BA7D"/>
            <w:sz w:val="24"/>
            <w:szCs w:val="24"/>
            <w:lang w:val="en-IN" w:eastAsia="en-IN" w:bidi="hi-IN"/>
          </w:rPr>
          <w:t>.heading</w:t>
        </w:r>
        <w:r w:rsidRPr="00FC35A7">
          <w:rPr>
            <w:color w:val="CCCCCC"/>
            <w:sz w:val="24"/>
            <w:szCs w:val="24"/>
            <w:lang w:val="en-IN" w:eastAsia="en-IN" w:bidi="hi-IN"/>
          </w:rPr>
          <w:t xml:space="preserve"> {</w:t>
        </w:r>
      </w:ins>
    </w:p>
    <w:p w14:paraId="650CFA4E" w14:textId="77777777" w:rsidR="000A7878" w:rsidRPr="00FC35A7" w:rsidRDefault="000A7878" w:rsidP="000A7878">
      <w:pPr>
        <w:widowControl/>
        <w:shd w:val="clear" w:color="auto" w:fill="1F1F1F"/>
        <w:autoSpaceDE/>
        <w:autoSpaceDN/>
        <w:spacing w:line="285" w:lineRule="atLeast"/>
        <w:rPr>
          <w:ins w:id="792" w:author="Harshita" w:date="2024-09-30T12:17:00Z"/>
          <w:color w:val="CCCCCC"/>
          <w:sz w:val="24"/>
          <w:szCs w:val="24"/>
          <w:lang w:val="en-IN" w:eastAsia="en-IN" w:bidi="hi-IN"/>
        </w:rPr>
      </w:pPr>
      <w:ins w:id="79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w:t>
        </w:r>
        <w:proofErr w:type="gramEnd"/>
        <w:r w:rsidRPr="00FC35A7">
          <w:rPr>
            <w:color w:val="9CDCFE"/>
            <w:sz w:val="24"/>
            <w:szCs w:val="24"/>
            <w:lang w:val="en-IN" w:eastAsia="en-IN" w:bidi="hi-IN"/>
          </w:rPr>
          <w:t>align</w:t>
        </w:r>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3DEB60E5" w14:textId="77777777" w:rsidR="000A7878" w:rsidRPr="00FC35A7" w:rsidRDefault="000A7878" w:rsidP="000A7878">
      <w:pPr>
        <w:widowControl/>
        <w:shd w:val="clear" w:color="auto" w:fill="1F1F1F"/>
        <w:autoSpaceDE/>
        <w:autoSpaceDN/>
        <w:spacing w:line="285" w:lineRule="atLeast"/>
        <w:rPr>
          <w:ins w:id="794" w:author="Harshita" w:date="2024-09-30T12:17:00Z"/>
          <w:color w:val="CCCCCC"/>
          <w:sz w:val="24"/>
          <w:szCs w:val="24"/>
          <w:lang w:val="en-IN" w:eastAsia="en-IN" w:bidi="hi-IN"/>
        </w:rPr>
      </w:pPr>
      <w:ins w:id="79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36px</w:t>
        </w:r>
        <w:r w:rsidRPr="00FC35A7">
          <w:rPr>
            <w:color w:val="CCCCCC"/>
            <w:sz w:val="24"/>
            <w:szCs w:val="24"/>
            <w:lang w:val="en-IN" w:eastAsia="en-IN" w:bidi="hi-IN"/>
          </w:rPr>
          <w:t>;</w:t>
        </w:r>
      </w:ins>
    </w:p>
    <w:p w14:paraId="09F113E0" w14:textId="77777777" w:rsidR="000A7878" w:rsidRPr="00FC35A7" w:rsidRDefault="000A7878" w:rsidP="000A7878">
      <w:pPr>
        <w:widowControl/>
        <w:shd w:val="clear" w:color="auto" w:fill="1F1F1F"/>
        <w:autoSpaceDE/>
        <w:autoSpaceDN/>
        <w:spacing w:line="285" w:lineRule="atLeast"/>
        <w:rPr>
          <w:ins w:id="796" w:author="Harshita" w:date="2024-09-30T12:17:00Z"/>
          <w:color w:val="CCCCCC"/>
          <w:sz w:val="24"/>
          <w:szCs w:val="24"/>
          <w:lang w:val="en-IN" w:eastAsia="en-IN" w:bidi="hi-IN"/>
        </w:rPr>
      </w:pPr>
      <w:ins w:id="79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50px</w:t>
        </w:r>
        <w:r w:rsidRPr="00FC35A7">
          <w:rPr>
            <w:color w:val="CCCCCC"/>
            <w:sz w:val="24"/>
            <w:szCs w:val="24"/>
            <w:lang w:val="en-IN" w:eastAsia="en-IN" w:bidi="hi-IN"/>
          </w:rPr>
          <w:t>;</w:t>
        </w:r>
      </w:ins>
    </w:p>
    <w:p w14:paraId="00943452" w14:textId="77777777" w:rsidR="000A7878" w:rsidRPr="00FC35A7" w:rsidRDefault="000A7878" w:rsidP="000A7878">
      <w:pPr>
        <w:widowControl/>
        <w:shd w:val="clear" w:color="auto" w:fill="1F1F1F"/>
        <w:autoSpaceDE/>
        <w:autoSpaceDN/>
        <w:spacing w:line="285" w:lineRule="atLeast"/>
        <w:rPr>
          <w:ins w:id="798" w:author="Harshita" w:date="2024-09-30T12:17:00Z"/>
          <w:color w:val="CCCCCC"/>
          <w:sz w:val="24"/>
          <w:szCs w:val="24"/>
          <w:lang w:val="en-IN" w:eastAsia="en-IN" w:bidi="hi-IN"/>
        </w:rPr>
      </w:pPr>
      <w:ins w:id="799" w:author="Harshita" w:date="2024-09-30T12:17:00Z">
        <w:r w:rsidRPr="00FC35A7">
          <w:rPr>
            <w:color w:val="CCCCCC"/>
            <w:sz w:val="24"/>
            <w:szCs w:val="24"/>
            <w:lang w:val="en-IN" w:eastAsia="en-IN" w:bidi="hi-IN"/>
          </w:rPr>
          <w:t>}</w:t>
        </w:r>
      </w:ins>
    </w:p>
    <w:p w14:paraId="50A7ED41" w14:textId="77777777" w:rsidR="000A7878" w:rsidRPr="00FC35A7" w:rsidRDefault="000A7878" w:rsidP="000A7878">
      <w:pPr>
        <w:widowControl/>
        <w:shd w:val="clear" w:color="auto" w:fill="1F1F1F"/>
        <w:autoSpaceDE/>
        <w:autoSpaceDN/>
        <w:spacing w:line="285" w:lineRule="atLeast"/>
        <w:rPr>
          <w:ins w:id="800" w:author="Harshita" w:date="2024-09-30T12:17:00Z"/>
          <w:color w:val="CCCCCC"/>
          <w:sz w:val="24"/>
          <w:szCs w:val="24"/>
          <w:lang w:val="en-IN" w:eastAsia="en-IN" w:bidi="hi-IN"/>
        </w:rPr>
      </w:pPr>
    </w:p>
    <w:p w14:paraId="5545AAAF" w14:textId="77777777" w:rsidR="000A7878" w:rsidRPr="00FC35A7" w:rsidRDefault="000A7878" w:rsidP="000A7878">
      <w:pPr>
        <w:widowControl/>
        <w:shd w:val="clear" w:color="auto" w:fill="1F1F1F"/>
        <w:autoSpaceDE/>
        <w:autoSpaceDN/>
        <w:spacing w:line="285" w:lineRule="atLeast"/>
        <w:rPr>
          <w:ins w:id="801" w:author="Harshita" w:date="2024-09-30T12:17:00Z"/>
          <w:color w:val="CCCCCC"/>
          <w:sz w:val="24"/>
          <w:szCs w:val="24"/>
          <w:lang w:val="en-IN" w:eastAsia="en-IN" w:bidi="hi-IN"/>
        </w:rPr>
      </w:pPr>
      <w:ins w:id="802"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ins>
    </w:p>
    <w:p w14:paraId="6CB1D93B" w14:textId="77777777" w:rsidR="000A7878" w:rsidRPr="00FC35A7" w:rsidRDefault="000A7878" w:rsidP="000A7878">
      <w:pPr>
        <w:widowControl/>
        <w:shd w:val="clear" w:color="auto" w:fill="1F1F1F"/>
        <w:autoSpaceDE/>
        <w:autoSpaceDN/>
        <w:spacing w:line="285" w:lineRule="atLeast"/>
        <w:rPr>
          <w:ins w:id="803" w:author="Harshita" w:date="2024-09-30T12:17:00Z"/>
          <w:color w:val="CCCCCC"/>
          <w:sz w:val="24"/>
          <w:szCs w:val="24"/>
          <w:lang w:val="en-IN" w:eastAsia="en-IN" w:bidi="hi-IN"/>
        </w:rPr>
      </w:pPr>
      <w:ins w:id="80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display</w:t>
        </w:r>
        <w:proofErr w:type="gramEnd"/>
        <w:r w:rsidRPr="00FC35A7">
          <w:rPr>
            <w:color w:val="CCCCCC"/>
            <w:sz w:val="24"/>
            <w:szCs w:val="24"/>
            <w:lang w:val="en-IN" w:eastAsia="en-IN" w:bidi="hi-IN"/>
          </w:rPr>
          <w:t xml:space="preserve">: </w:t>
        </w:r>
        <w:r w:rsidRPr="00FC35A7">
          <w:rPr>
            <w:color w:val="CE9178"/>
            <w:sz w:val="24"/>
            <w:szCs w:val="24"/>
            <w:lang w:val="en-IN" w:eastAsia="en-IN" w:bidi="hi-IN"/>
          </w:rPr>
          <w:t>flex</w:t>
        </w:r>
        <w:r w:rsidRPr="00FC35A7">
          <w:rPr>
            <w:color w:val="CCCCCC"/>
            <w:sz w:val="24"/>
            <w:szCs w:val="24"/>
            <w:lang w:val="en-IN" w:eastAsia="en-IN" w:bidi="hi-IN"/>
          </w:rPr>
          <w:t>;</w:t>
        </w:r>
      </w:ins>
    </w:p>
    <w:p w14:paraId="7DE7AE95" w14:textId="77777777" w:rsidR="000A7878" w:rsidRPr="00FC35A7" w:rsidRDefault="000A7878" w:rsidP="000A7878">
      <w:pPr>
        <w:widowControl/>
        <w:shd w:val="clear" w:color="auto" w:fill="1F1F1F"/>
        <w:autoSpaceDE/>
        <w:autoSpaceDN/>
        <w:spacing w:line="285" w:lineRule="atLeast"/>
        <w:rPr>
          <w:ins w:id="805" w:author="Harshita" w:date="2024-09-30T12:17:00Z"/>
          <w:color w:val="CCCCCC"/>
          <w:sz w:val="24"/>
          <w:szCs w:val="24"/>
          <w:lang w:val="en-IN" w:eastAsia="en-IN" w:bidi="hi-IN"/>
        </w:rPr>
      </w:pPr>
      <w:ins w:id="80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flex-wrap</w:t>
        </w:r>
        <w:proofErr w:type="gramEnd"/>
        <w:r w:rsidRPr="00FC35A7">
          <w:rPr>
            <w:color w:val="CCCCCC"/>
            <w:sz w:val="24"/>
            <w:szCs w:val="24"/>
            <w:lang w:val="en-IN" w:eastAsia="en-IN" w:bidi="hi-IN"/>
          </w:rPr>
          <w:t xml:space="preserve">: </w:t>
        </w:r>
        <w:r w:rsidRPr="00FC35A7">
          <w:rPr>
            <w:color w:val="CE9178"/>
            <w:sz w:val="24"/>
            <w:szCs w:val="24"/>
            <w:lang w:val="en-IN" w:eastAsia="en-IN" w:bidi="hi-IN"/>
          </w:rPr>
          <w:t>wrap</w:t>
        </w:r>
        <w:r w:rsidRPr="00FC35A7">
          <w:rPr>
            <w:color w:val="CCCCCC"/>
            <w:sz w:val="24"/>
            <w:szCs w:val="24"/>
            <w:lang w:val="en-IN" w:eastAsia="en-IN" w:bidi="hi-IN"/>
          </w:rPr>
          <w:t>;</w:t>
        </w:r>
      </w:ins>
    </w:p>
    <w:p w14:paraId="3C21779A" w14:textId="77777777" w:rsidR="000A7878" w:rsidRPr="00FC35A7" w:rsidRDefault="000A7878" w:rsidP="000A7878">
      <w:pPr>
        <w:widowControl/>
        <w:shd w:val="clear" w:color="auto" w:fill="1F1F1F"/>
        <w:autoSpaceDE/>
        <w:autoSpaceDN/>
        <w:spacing w:line="285" w:lineRule="atLeast"/>
        <w:rPr>
          <w:ins w:id="807" w:author="Harshita" w:date="2024-09-30T12:17:00Z"/>
          <w:color w:val="CCCCCC"/>
          <w:sz w:val="24"/>
          <w:szCs w:val="24"/>
          <w:lang w:val="en-IN" w:eastAsia="en-IN" w:bidi="hi-IN"/>
        </w:rPr>
      </w:pPr>
      <w:ins w:id="808"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flex-direction</w:t>
        </w:r>
        <w:proofErr w:type="gramEnd"/>
        <w:r w:rsidRPr="00FC35A7">
          <w:rPr>
            <w:color w:val="CCCCCC"/>
            <w:sz w:val="24"/>
            <w:szCs w:val="24"/>
            <w:lang w:val="en-IN" w:eastAsia="en-IN" w:bidi="hi-IN"/>
          </w:rPr>
          <w:t xml:space="preserve">: </w:t>
        </w:r>
        <w:r w:rsidRPr="00FC35A7">
          <w:rPr>
            <w:color w:val="CE9178"/>
            <w:sz w:val="24"/>
            <w:szCs w:val="24"/>
            <w:lang w:val="en-IN" w:eastAsia="en-IN" w:bidi="hi-IN"/>
          </w:rPr>
          <w:t>row</w:t>
        </w:r>
        <w:r w:rsidRPr="00FC35A7">
          <w:rPr>
            <w:color w:val="CCCCCC"/>
            <w:sz w:val="24"/>
            <w:szCs w:val="24"/>
            <w:lang w:val="en-IN" w:eastAsia="en-IN" w:bidi="hi-IN"/>
          </w:rPr>
          <w:t>;</w:t>
        </w:r>
      </w:ins>
    </w:p>
    <w:p w14:paraId="6AF610F4" w14:textId="77777777" w:rsidR="000A7878" w:rsidRPr="00FC35A7" w:rsidRDefault="000A7878" w:rsidP="000A7878">
      <w:pPr>
        <w:widowControl/>
        <w:shd w:val="clear" w:color="auto" w:fill="1F1F1F"/>
        <w:autoSpaceDE/>
        <w:autoSpaceDN/>
        <w:spacing w:line="285" w:lineRule="atLeast"/>
        <w:rPr>
          <w:ins w:id="809" w:author="Harshita" w:date="2024-09-30T12:17:00Z"/>
          <w:color w:val="CCCCCC"/>
          <w:sz w:val="24"/>
          <w:szCs w:val="24"/>
          <w:lang w:val="en-IN" w:eastAsia="en-IN" w:bidi="hi-IN"/>
        </w:rPr>
      </w:pPr>
      <w:ins w:id="810"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justify-content</w:t>
        </w:r>
        <w:proofErr w:type="gramEnd"/>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7CF561D0" w14:textId="77777777" w:rsidR="000A7878" w:rsidRPr="00FC35A7" w:rsidRDefault="000A7878" w:rsidP="000A7878">
      <w:pPr>
        <w:widowControl/>
        <w:shd w:val="clear" w:color="auto" w:fill="1F1F1F"/>
        <w:autoSpaceDE/>
        <w:autoSpaceDN/>
        <w:spacing w:line="285" w:lineRule="atLeast"/>
        <w:rPr>
          <w:ins w:id="811" w:author="Harshita" w:date="2024-09-30T12:17:00Z"/>
          <w:color w:val="CCCCCC"/>
          <w:sz w:val="24"/>
          <w:szCs w:val="24"/>
          <w:lang w:val="en-IN" w:eastAsia="en-IN" w:bidi="hi-IN"/>
        </w:rPr>
      </w:pPr>
      <w:ins w:id="812" w:author="Harshita" w:date="2024-09-30T12:17:00Z">
        <w:r w:rsidRPr="00FC35A7">
          <w:rPr>
            <w:color w:val="CCCCCC"/>
            <w:sz w:val="24"/>
            <w:szCs w:val="24"/>
            <w:lang w:val="en-IN" w:eastAsia="en-IN" w:bidi="hi-IN"/>
          </w:rPr>
          <w:t>}</w:t>
        </w:r>
      </w:ins>
    </w:p>
    <w:p w14:paraId="6CB66E75" w14:textId="77777777" w:rsidR="000A7878" w:rsidRPr="00FC35A7" w:rsidRDefault="000A7878" w:rsidP="000A7878">
      <w:pPr>
        <w:widowControl/>
        <w:shd w:val="clear" w:color="auto" w:fill="1F1F1F"/>
        <w:autoSpaceDE/>
        <w:autoSpaceDN/>
        <w:spacing w:line="285" w:lineRule="atLeast"/>
        <w:rPr>
          <w:ins w:id="813" w:author="Harshita" w:date="2024-09-30T12:17:00Z"/>
          <w:color w:val="CCCCCC"/>
          <w:sz w:val="24"/>
          <w:szCs w:val="24"/>
          <w:lang w:val="en-IN" w:eastAsia="en-IN" w:bidi="hi-IN"/>
        </w:rPr>
      </w:pPr>
    </w:p>
    <w:p w14:paraId="2DB86F1F" w14:textId="77777777" w:rsidR="000A7878" w:rsidRPr="00FC35A7" w:rsidRDefault="000A7878" w:rsidP="000A7878">
      <w:pPr>
        <w:widowControl/>
        <w:shd w:val="clear" w:color="auto" w:fill="1F1F1F"/>
        <w:autoSpaceDE/>
        <w:autoSpaceDN/>
        <w:spacing w:line="285" w:lineRule="atLeast"/>
        <w:rPr>
          <w:ins w:id="814" w:author="Harshita" w:date="2024-09-30T12:17:00Z"/>
          <w:color w:val="CCCCCC"/>
          <w:sz w:val="24"/>
          <w:szCs w:val="24"/>
          <w:lang w:val="en-IN" w:eastAsia="en-IN" w:bidi="hi-IN"/>
        </w:rPr>
      </w:pPr>
      <w:ins w:id="815"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r w:rsidRPr="00FC35A7">
          <w:rPr>
            <w:color w:val="D7BA7D"/>
            <w:sz w:val="24"/>
            <w:szCs w:val="24"/>
            <w:lang w:val="en-IN" w:eastAsia="en-IN" w:bidi="hi-IN"/>
          </w:rPr>
          <w:t>.box</w:t>
        </w:r>
        <w:r w:rsidRPr="00FC35A7">
          <w:rPr>
            <w:color w:val="CCCCCC"/>
            <w:sz w:val="24"/>
            <w:szCs w:val="24"/>
            <w:lang w:val="en-IN" w:eastAsia="en-IN" w:bidi="hi-IN"/>
          </w:rPr>
          <w:t xml:space="preserve"> {</w:t>
        </w:r>
      </w:ins>
    </w:p>
    <w:p w14:paraId="178BD267" w14:textId="77777777" w:rsidR="000A7878" w:rsidRPr="00FC35A7" w:rsidRDefault="000A7878" w:rsidP="000A7878">
      <w:pPr>
        <w:widowControl/>
        <w:shd w:val="clear" w:color="auto" w:fill="1F1F1F"/>
        <w:autoSpaceDE/>
        <w:autoSpaceDN/>
        <w:spacing w:line="285" w:lineRule="atLeast"/>
        <w:rPr>
          <w:ins w:id="816" w:author="Harshita" w:date="2024-09-30T12:17:00Z"/>
          <w:color w:val="CCCCCC"/>
          <w:sz w:val="24"/>
          <w:szCs w:val="24"/>
          <w:lang w:val="en-IN" w:eastAsia="en-IN" w:bidi="hi-IN"/>
        </w:rPr>
      </w:pPr>
      <w:ins w:id="81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background-</w:t>
        </w:r>
        <w:proofErr w:type="spell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w:t>
        </w:r>
        <w:proofErr w:type="spellStart"/>
        <w:r w:rsidRPr="00FC35A7">
          <w:rPr>
            <w:color w:val="CE9178"/>
            <w:sz w:val="24"/>
            <w:szCs w:val="24"/>
            <w:lang w:val="en-IN" w:eastAsia="en-IN" w:bidi="hi-IN"/>
          </w:rPr>
          <w:t>ffffff</w:t>
        </w:r>
        <w:proofErr w:type="spellEnd"/>
        <w:r w:rsidRPr="00FC35A7">
          <w:rPr>
            <w:color w:val="CCCCCC"/>
            <w:sz w:val="24"/>
            <w:szCs w:val="24"/>
            <w:lang w:val="en-IN" w:eastAsia="en-IN" w:bidi="hi-IN"/>
          </w:rPr>
          <w:t>;</w:t>
        </w:r>
      </w:ins>
    </w:p>
    <w:p w14:paraId="6A138099" w14:textId="77777777" w:rsidR="000A7878" w:rsidRPr="00FC35A7" w:rsidRDefault="000A7878" w:rsidP="000A7878">
      <w:pPr>
        <w:widowControl/>
        <w:shd w:val="clear" w:color="auto" w:fill="1F1F1F"/>
        <w:autoSpaceDE/>
        <w:autoSpaceDN/>
        <w:spacing w:line="285" w:lineRule="atLeast"/>
        <w:rPr>
          <w:ins w:id="818" w:author="Harshita" w:date="2024-09-30T12:17:00Z"/>
          <w:color w:val="CCCCCC"/>
          <w:sz w:val="24"/>
          <w:szCs w:val="24"/>
          <w:lang w:val="en-IN" w:eastAsia="en-IN" w:bidi="hi-IN"/>
        </w:rPr>
      </w:pPr>
      <w:ins w:id="819"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#333</w:t>
        </w:r>
        <w:r w:rsidRPr="00FC35A7">
          <w:rPr>
            <w:color w:val="CCCCCC"/>
            <w:sz w:val="24"/>
            <w:szCs w:val="24"/>
            <w:lang w:val="en-IN" w:eastAsia="en-IN" w:bidi="hi-IN"/>
          </w:rPr>
          <w:t>;</w:t>
        </w:r>
      </w:ins>
    </w:p>
    <w:p w14:paraId="09395CDB" w14:textId="77777777" w:rsidR="000A7878" w:rsidRPr="00FC35A7" w:rsidRDefault="000A7878" w:rsidP="000A7878">
      <w:pPr>
        <w:widowControl/>
        <w:shd w:val="clear" w:color="auto" w:fill="1F1F1F"/>
        <w:autoSpaceDE/>
        <w:autoSpaceDN/>
        <w:spacing w:line="285" w:lineRule="atLeast"/>
        <w:rPr>
          <w:ins w:id="820" w:author="Harshita" w:date="2024-09-30T12:17:00Z"/>
          <w:color w:val="CCCCCC"/>
          <w:sz w:val="24"/>
          <w:szCs w:val="24"/>
          <w:lang w:val="en-IN" w:eastAsia="en-IN" w:bidi="hi-IN"/>
        </w:rPr>
      </w:pPr>
      <w:ins w:id="82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78ABE6EA" w14:textId="77777777" w:rsidR="000A7878" w:rsidRPr="00FC35A7" w:rsidRDefault="000A7878" w:rsidP="000A7878">
      <w:pPr>
        <w:widowControl/>
        <w:shd w:val="clear" w:color="auto" w:fill="1F1F1F"/>
        <w:autoSpaceDE/>
        <w:autoSpaceDN/>
        <w:spacing w:line="285" w:lineRule="atLeast"/>
        <w:rPr>
          <w:ins w:id="822" w:author="Harshita" w:date="2024-09-30T12:17:00Z"/>
          <w:color w:val="CCCCCC"/>
          <w:sz w:val="24"/>
          <w:szCs w:val="24"/>
          <w:lang w:val="en-IN" w:eastAsia="en-IN" w:bidi="hi-IN"/>
        </w:rPr>
      </w:pPr>
      <w:ins w:id="82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padding</w:t>
        </w:r>
        <w:proofErr w:type="gramEnd"/>
        <w:r w:rsidRPr="00FC35A7">
          <w:rPr>
            <w:color w:val="CCCCCC"/>
            <w:sz w:val="24"/>
            <w:szCs w:val="24"/>
            <w:lang w:val="en-IN" w:eastAsia="en-IN" w:bidi="hi-IN"/>
          </w:rPr>
          <w:t xml:space="preserve">: </w:t>
        </w:r>
        <w:r w:rsidRPr="00FC35A7">
          <w:rPr>
            <w:color w:val="B5CEA8"/>
            <w:sz w:val="24"/>
            <w:szCs w:val="24"/>
            <w:lang w:val="en-IN" w:eastAsia="en-IN" w:bidi="hi-IN"/>
          </w:rPr>
          <w:t>20px</w:t>
        </w:r>
        <w:r w:rsidRPr="00FC35A7">
          <w:rPr>
            <w:color w:val="CCCCCC"/>
            <w:sz w:val="24"/>
            <w:szCs w:val="24"/>
            <w:lang w:val="en-IN" w:eastAsia="en-IN" w:bidi="hi-IN"/>
          </w:rPr>
          <w:t>;</w:t>
        </w:r>
      </w:ins>
    </w:p>
    <w:p w14:paraId="75C6A966" w14:textId="77777777" w:rsidR="000A7878" w:rsidRPr="00FC35A7" w:rsidRDefault="000A7878" w:rsidP="000A7878">
      <w:pPr>
        <w:widowControl/>
        <w:shd w:val="clear" w:color="auto" w:fill="1F1F1F"/>
        <w:autoSpaceDE/>
        <w:autoSpaceDN/>
        <w:spacing w:line="285" w:lineRule="atLeast"/>
        <w:rPr>
          <w:ins w:id="824" w:author="Harshita" w:date="2024-09-30T12:17:00Z"/>
          <w:color w:val="CCCCCC"/>
          <w:sz w:val="24"/>
          <w:szCs w:val="24"/>
          <w:lang w:val="en-IN" w:eastAsia="en-IN" w:bidi="hi-IN"/>
        </w:rPr>
      </w:pPr>
      <w:ins w:id="825" w:author="Harshita" w:date="2024-09-30T12:17:00Z">
        <w:r w:rsidRPr="00FC35A7">
          <w:rPr>
            <w:color w:val="CCCCCC"/>
            <w:sz w:val="24"/>
            <w:szCs w:val="24"/>
            <w:lang w:val="en-IN" w:eastAsia="en-IN" w:bidi="hi-IN"/>
          </w:rPr>
          <w:lastRenderedPageBreak/>
          <w:t xml:space="preserve">    </w:t>
        </w:r>
        <w:proofErr w:type="gramStart"/>
        <w:r w:rsidRPr="00FC35A7">
          <w:rPr>
            <w:color w:val="9CDCFE"/>
            <w:sz w:val="24"/>
            <w:szCs w:val="24"/>
            <w:lang w:val="en-IN" w:eastAsia="en-IN" w:bidi="hi-IN"/>
          </w:rPr>
          <w:t>margin</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615D9AC6" w14:textId="77777777" w:rsidR="000A7878" w:rsidRPr="00FC35A7" w:rsidRDefault="000A7878" w:rsidP="000A7878">
      <w:pPr>
        <w:widowControl/>
        <w:shd w:val="clear" w:color="auto" w:fill="1F1F1F"/>
        <w:autoSpaceDE/>
        <w:autoSpaceDN/>
        <w:spacing w:line="285" w:lineRule="atLeast"/>
        <w:rPr>
          <w:ins w:id="826" w:author="Harshita" w:date="2024-09-30T12:17:00Z"/>
          <w:color w:val="CCCCCC"/>
          <w:sz w:val="24"/>
          <w:szCs w:val="24"/>
          <w:lang w:val="en-IN" w:eastAsia="en-IN" w:bidi="hi-IN"/>
        </w:rPr>
      </w:pPr>
      <w:ins w:id="82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max-width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300px</w:t>
        </w:r>
        <w:r w:rsidRPr="00FC35A7">
          <w:rPr>
            <w:color w:val="CCCCCC"/>
            <w:sz w:val="24"/>
            <w:szCs w:val="24"/>
            <w:lang w:val="en-IN" w:eastAsia="en-IN" w:bidi="hi-IN"/>
          </w:rPr>
          <w:t>;</w:t>
        </w:r>
      </w:ins>
    </w:p>
    <w:p w14:paraId="5F078D59" w14:textId="77777777" w:rsidR="000A7878" w:rsidRPr="00FC35A7" w:rsidRDefault="000A7878" w:rsidP="000A7878">
      <w:pPr>
        <w:widowControl/>
        <w:shd w:val="clear" w:color="auto" w:fill="1F1F1F"/>
        <w:autoSpaceDE/>
        <w:autoSpaceDN/>
        <w:spacing w:line="285" w:lineRule="atLeast"/>
        <w:rPr>
          <w:ins w:id="828" w:author="Harshita" w:date="2024-09-30T12:17:00Z"/>
          <w:color w:val="CCCCCC"/>
          <w:sz w:val="24"/>
          <w:szCs w:val="24"/>
          <w:lang w:val="en-IN" w:eastAsia="en-IN" w:bidi="hi-IN"/>
        </w:rPr>
      </w:pPr>
      <w:ins w:id="82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box-shadow</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4px</w:t>
        </w:r>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 xml:space="preserve"> </w:t>
        </w:r>
        <w:proofErr w:type="spellStart"/>
        <w:r w:rsidRPr="00FC35A7">
          <w:rPr>
            <w:color w:val="DCDCAA"/>
            <w:sz w:val="24"/>
            <w:szCs w:val="24"/>
            <w:lang w:val="en-IN" w:eastAsia="en-IN" w:bidi="hi-IN"/>
          </w:rPr>
          <w:t>rgba</w:t>
        </w:r>
        <w:proofErr w:type="spellEnd"/>
        <w:r w:rsidRPr="00FC35A7">
          <w:rPr>
            <w:color w:val="CCCCCC"/>
            <w:sz w:val="24"/>
            <w:szCs w:val="24"/>
            <w:lang w:val="en-IN" w:eastAsia="en-IN" w:bidi="hi-IN"/>
          </w:rPr>
          <w:t>(</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0.1</w:t>
        </w:r>
        <w:r w:rsidRPr="00FC35A7">
          <w:rPr>
            <w:color w:val="CCCCCC"/>
            <w:sz w:val="24"/>
            <w:szCs w:val="24"/>
            <w:lang w:val="en-IN" w:eastAsia="en-IN" w:bidi="hi-IN"/>
          </w:rPr>
          <w:t>);</w:t>
        </w:r>
      </w:ins>
    </w:p>
    <w:p w14:paraId="3FC66CFE" w14:textId="77777777" w:rsidR="000A7878" w:rsidRPr="00FC35A7" w:rsidRDefault="000A7878" w:rsidP="000A7878">
      <w:pPr>
        <w:widowControl/>
        <w:shd w:val="clear" w:color="auto" w:fill="1F1F1F"/>
        <w:autoSpaceDE/>
        <w:autoSpaceDN/>
        <w:spacing w:line="285" w:lineRule="atLeast"/>
        <w:rPr>
          <w:ins w:id="830" w:author="Harshita" w:date="2024-09-30T12:17:00Z"/>
          <w:color w:val="CCCCCC"/>
          <w:sz w:val="24"/>
          <w:szCs w:val="24"/>
          <w:lang w:val="en-IN" w:eastAsia="en-IN" w:bidi="hi-IN"/>
        </w:rPr>
      </w:pPr>
      <w:ins w:id="83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text-</w:t>
        </w:r>
        <w:proofErr w:type="gramEnd"/>
        <w:r w:rsidRPr="00FC35A7">
          <w:rPr>
            <w:color w:val="9CDCFE"/>
            <w:sz w:val="24"/>
            <w:szCs w:val="24"/>
            <w:lang w:val="en-IN" w:eastAsia="en-IN" w:bidi="hi-IN"/>
          </w:rPr>
          <w:t>align</w:t>
        </w:r>
        <w:r w:rsidRPr="00FC35A7">
          <w:rPr>
            <w:color w:val="CCCCCC"/>
            <w:sz w:val="24"/>
            <w:szCs w:val="24"/>
            <w:lang w:val="en-IN" w:eastAsia="en-IN" w:bidi="hi-IN"/>
          </w:rPr>
          <w:t xml:space="preserve">: </w:t>
        </w:r>
        <w:proofErr w:type="spellStart"/>
        <w:r w:rsidRPr="00FC35A7">
          <w:rPr>
            <w:color w:val="CE9178"/>
            <w:sz w:val="24"/>
            <w:szCs w:val="24"/>
            <w:lang w:val="en-IN" w:eastAsia="en-IN" w:bidi="hi-IN"/>
          </w:rPr>
          <w:t>center</w:t>
        </w:r>
        <w:proofErr w:type="spellEnd"/>
        <w:r w:rsidRPr="00FC35A7">
          <w:rPr>
            <w:color w:val="CCCCCC"/>
            <w:sz w:val="24"/>
            <w:szCs w:val="24"/>
            <w:lang w:val="en-IN" w:eastAsia="en-IN" w:bidi="hi-IN"/>
          </w:rPr>
          <w:t>;</w:t>
        </w:r>
      </w:ins>
    </w:p>
    <w:p w14:paraId="3A502810" w14:textId="77777777" w:rsidR="000A7878" w:rsidRPr="00FC35A7" w:rsidRDefault="000A7878" w:rsidP="000A7878">
      <w:pPr>
        <w:widowControl/>
        <w:shd w:val="clear" w:color="auto" w:fill="1F1F1F"/>
        <w:autoSpaceDE/>
        <w:autoSpaceDN/>
        <w:spacing w:line="285" w:lineRule="atLeast"/>
        <w:rPr>
          <w:ins w:id="832" w:author="Harshita" w:date="2024-09-30T12:17:00Z"/>
          <w:color w:val="CCCCCC"/>
          <w:sz w:val="24"/>
          <w:szCs w:val="24"/>
          <w:lang w:val="en-IN" w:eastAsia="en-IN" w:bidi="hi-IN"/>
        </w:rPr>
      </w:pPr>
      <w:ins w:id="83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transition</w:t>
        </w:r>
        <w:proofErr w:type="gramEnd"/>
        <w:r w:rsidRPr="00FC35A7">
          <w:rPr>
            <w:color w:val="CCCCCC"/>
            <w:sz w:val="24"/>
            <w:szCs w:val="24"/>
            <w:lang w:val="en-IN" w:eastAsia="en-IN" w:bidi="hi-IN"/>
          </w:rPr>
          <w:t xml:space="preserve">: transform </w:t>
        </w:r>
        <w:r w:rsidRPr="00FC35A7">
          <w:rPr>
            <w:color w:val="B5CEA8"/>
            <w:sz w:val="24"/>
            <w:szCs w:val="24"/>
            <w:lang w:val="en-IN" w:eastAsia="en-IN" w:bidi="hi-IN"/>
          </w:rPr>
          <w:t>0.3s</w:t>
        </w:r>
        <w:r w:rsidRPr="00FC35A7">
          <w:rPr>
            <w:color w:val="CCCCCC"/>
            <w:sz w:val="24"/>
            <w:szCs w:val="24"/>
            <w:lang w:val="en-IN" w:eastAsia="en-IN" w:bidi="hi-IN"/>
          </w:rPr>
          <w:t>;</w:t>
        </w:r>
      </w:ins>
    </w:p>
    <w:p w14:paraId="301DB4D9" w14:textId="77777777" w:rsidR="000A7878" w:rsidRPr="00FC35A7" w:rsidRDefault="000A7878" w:rsidP="000A7878">
      <w:pPr>
        <w:widowControl/>
        <w:shd w:val="clear" w:color="auto" w:fill="1F1F1F"/>
        <w:autoSpaceDE/>
        <w:autoSpaceDN/>
        <w:spacing w:line="285" w:lineRule="atLeast"/>
        <w:rPr>
          <w:ins w:id="834" w:author="Harshita" w:date="2024-09-30T12:17:00Z"/>
          <w:color w:val="CCCCCC"/>
          <w:sz w:val="24"/>
          <w:szCs w:val="24"/>
          <w:lang w:val="en-IN" w:eastAsia="en-IN" w:bidi="hi-IN"/>
        </w:rPr>
      </w:pPr>
      <w:ins w:id="835" w:author="Harshita" w:date="2024-09-30T12:17:00Z">
        <w:r w:rsidRPr="00FC35A7">
          <w:rPr>
            <w:color w:val="CCCCCC"/>
            <w:sz w:val="24"/>
            <w:szCs w:val="24"/>
            <w:lang w:val="en-IN" w:eastAsia="en-IN" w:bidi="hi-IN"/>
          </w:rPr>
          <w:t xml:space="preserve">    </w:t>
        </w:r>
      </w:ins>
    </w:p>
    <w:p w14:paraId="7EAFA3CC" w14:textId="77777777" w:rsidR="000A7878" w:rsidRPr="00FC35A7" w:rsidRDefault="000A7878" w:rsidP="000A7878">
      <w:pPr>
        <w:widowControl/>
        <w:shd w:val="clear" w:color="auto" w:fill="1F1F1F"/>
        <w:autoSpaceDE/>
        <w:autoSpaceDN/>
        <w:spacing w:line="285" w:lineRule="atLeast"/>
        <w:rPr>
          <w:ins w:id="836" w:author="Harshita" w:date="2024-09-30T12:17:00Z"/>
          <w:color w:val="CCCCCC"/>
          <w:sz w:val="24"/>
          <w:szCs w:val="24"/>
          <w:lang w:val="en-IN" w:eastAsia="en-IN" w:bidi="hi-IN"/>
        </w:rPr>
      </w:pPr>
      <w:ins w:id="837" w:author="Harshita" w:date="2024-09-30T12:17:00Z">
        <w:r w:rsidRPr="00FC35A7">
          <w:rPr>
            <w:color w:val="CCCCCC"/>
            <w:sz w:val="24"/>
            <w:szCs w:val="24"/>
            <w:lang w:val="en-IN" w:eastAsia="en-IN" w:bidi="hi-IN"/>
          </w:rPr>
          <w:t>}</w:t>
        </w:r>
      </w:ins>
    </w:p>
    <w:p w14:paraId="332BC771" w14:textId="77777777" w:rsidR="000A7878" w:rsidRPr="00FC35A7" w:rsidRDefault="000A7878" w:rsidP="000A7878">
      <w:pPr>
        <w:widowControl/>
        <w:shd w:val="clear" w:color="auto" w:fill="1F1F1F"/>
        <w:autoSpaceDE/>
        <w:autoSpaceDN/>
        <w:spacing w:line="285" w:lineRule="atLeast"/>
        <w:rPr>
          <w:ins w:id="838" w:author="Harshita" w:date="2024-09-30T12:17:00Z"/>
          <w:color w:val="CCCCCC"/>
          <w:sz w:val="24"/>
          <w:szCs w:val="24"/>
          <w:lang w:val="en-IN" w:eastAsia="en-IN" w:bidi="hi-IN"/>
        </w:rPr>
      </w:pPr>
    </w:p>
    <w:p w14:paraId="318EF71E" w14:textId="77777777" w:rsidR="000A7878" w:rsidRPr="00FC35A7" w:rsidRDefault="000A7878" w:rsidP="000A7878">
      <w:pPr>
        <w:widowControl/>
        <w:shd w:val="clear" w:color="auto" w:fill="1F1F1F"/>
        <w:autoSpaceDE/>
        <w:autoSpaceDN/>
        <w:spacing w:line="285" w:lineRule="atLeast"/>
        <w:rPr>
          <w:ins w:id="839" w:author="Harshita" w:date="2024-09-30T12:17:00Z"/>
          <w:color w:val="CCCCCC"/>
          <w:sz w:val="24"/>
          <w:szCs w:val="24"/>
          <w:lang w:val="en-IN" w:eastAsia="en-IN" w:bidi="hi-IN"/>
        </w:rPr>
      </w:pPr>
      <w:ins w:id="840"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r w:rsidRPr="00FC35A7">
          <w:rPr>
            <w:color w:val="D7BA7D"/>
            <w:sz w:val="24"/>
            <w:szCs w:val="24"/>
            <w:lang w:val="en-IN" w:eastAsia="en-IN" w:bidi="hi-IN"/>
          </w:rPr>
          <w:t>.</w:t>
        </w:r>
        <w:proofErr w:type="spellStart"/>
        <w:r w:rsidRPr="00FC35A7">
          <w:rPr>
            <w:color w:val="D7BA7D"/>
            <w:sz w:val="24"/>
            <w:szCs w:val="24"/>
            <w:lang w:val="en-IN" w:eastAsia="en-IN" w:bidi="hi-IN"/>
          </w:rPr>
          <w:t>box</w:t>
        </w:r>
        <w:proofErr w:type="gramStart"/>
        <w:r w:rsidRPr="00FC35A7">
          <w:rPr>
            <w:color w:val="D7BA7D"/>
            <w:sz w:val="24"/>
            <w:szCs w:val="24"/>
            <w:lang w:val="en-IN" w:eastAsia="en-IN" w:bidi="hi-IN"/>
          </w:rPr>
          <w:t>:hover</w:t>
        </w:r>
        <w:proofErr w:type="spellEnd"/>
        <w:proofErr w:type="gramEnd"/>
        <w:r w:rsidRPr="00FC35A7">
          <w:rPr>
            <w:color w:val="CCCCCC"/>
            <w:sz w:val="24"/>
            <w:szCs w:val="24"/>
            <w:lang w:val="en-IN" w:eastAsia="en-IN" w:bidi="hi-IN"/>
          </w:rPr>
          <w:t xml:space="preserve"> {</w:t>
        </w:r>
      </w:ins>
    </w:p>
    <w:p w14:paraId="54AB1529" w14:textId="77777777" w:rsidR="000A7878" w:rsidRPr="00FC35A7" w:rsidRDefault="000A7878" w:rsidP="000A7878">
      <w:pPr>
        <w:widowControl/>
        <w:shd w:val="clear" w:color="auto" w:fill="1F1F1F"/>
        <w:autoSpaceDE/>
        <w:autoSpaceDN/>
        <w:spacing w:line="285" w:lineRule="atLeast"/>
        <w:rPr>
          <w:ins w:id="841" w:author="Harshita" w:date="2024-09-30T12:17:00Z"/>
          <w:color w:val="CCCCCC"/>
          <w:sz w:val="24"/>
          <w:szCs w:val="24"/>
          <w:lang w:val="en-IN" w:eastAsia="en-IN" w:bidi="hi-IN"/>
        </w:rPr>
      </w:pPr>
      <w:ins w:id="842"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transform</w:t>
        </w:r>
        <w:proofErr w:type="gramEnd"/>
        <w:r w:rsidRPr="00FC35A7">
          <w:rPr>
            <w:color w:val="CCCCCC"/>
            <w:sz w:val="24"/>
            <w:szCs w:val="24"/>
            <w:lang w:val="en-IN" w:eastAsia="en-IN" w:bidi="hi-IN"/>
          </w:rPr>
          <w:t xml:space="preserve">: </w:t>
        </w:r>
        <w:proofErr w:type="spellStart"/>
        <w:r w:rsidRPr="00FC35A7">
          <w:rPr>
            <w:color w:val="DCDCAA"/>
            <w:sz w:val="24"/>
            <w:szCs w:val="24"/>
            <w:lang w:val="en-IN" w:eastAsia="en-IN" w:bidi="hi-IN"/>
          </w:rPr>
          <w:t>translateY</w:t>
        </w:r>
        <w:proofErr w:type="spellEnd"/>
        <w:r w:rsidRPr="00FC35A7">
          <w:rPr>
            <w:color w:val="CCCCCC"/>
            <w:sz w:val="24"/>
            <w:szCs w:val="24"/>
            <w:lang w:val="en-IN" w:eastAsia="en-IN" w:bidi="hi-IN"/>
          </w:rPr>
          <w:t>(</w:t>
        </w:r>
        <w:r w:rsidRPr="00FC35A7">
          <w:rPr>
            <w:color w:val="B5CEA8"/>
            <w:sz w:val="24"/>
            <w:szCs w:val="24"/>
            <w:lang w:val="en-IN" w:eastAsia="en-IN" w:bidi="hi-IN"/>
          </w:rPr>
          <w:t>-10px</w:t>
        </w:r>
        <w:r w:rsidRPr="00FC35A7">
          <w:rPr>
            <w:color w:val="CCCCCC"/>
            <w:sz w:val="24"/>
            <w:szCs w:val="24"/>
            <w:lang w:val="en-IN" w:eastAsia="en-IN" w:bidi="hi-IN"/>
          </w:rPr>
          <w:t>);</w:t>
        </w:r>
      </w:ins>
    </w:p>
    <w:p w14:paraId="4257A8E0" w14:textId="77777777" w:rsidR="000A7878" w:rsidRPr="00FC35A7" w:rsidRDefault="000A7878" w:rsidP="000A7878">
      <w:pPr>
        <w:widowControl/>
        <w:shd w:val="clear" w:color="auto" w:fill="1F1F1F"/>
        <w:autoSpaceDE/>
        <w:autoSpaceDN/>
        <w:spacing w:line="285" w:lineRule="atLeast"/>
        <w:rPr>
          <w:ins w:id="843" w:author="Harshita" w:date="2024-09-30T12:17:00Z"/>
          <w:color w:val="CCCCCC"/>
          <w:sz w:val="24"/>
          <w:szCs w:val="24"/>
          <w:lang w:val="en-IN" w:eastAsia="en-IN" w:bidi="hi-IN"/>
        </w:rPr>
      </w:pPr>
      <w:ins w:id="844" w:author="Harshita" w:date="2024-09-30T12:17:00Z">
        <w:r w:rsidRPr="00FC35A7">
          <w:rPr>
            <w:color w:val="CCCCCC"/>
            <w:sz w:val="24"/>
            <w:szCs w:val="24"/>
            <w:lang w:val="en-IN" w:eastAsia="en-IN" w:bidi="hi-IN"/>
          </w:rPr>
          <w:t>}</w:t>
        </w:r>
      </w:ins>
    </w:p>
    <w:p w14:paraId="37F67131" w14:textId="77777777" w:rsidR="000A7878" w:rsidRPr="00FC35A7" w:rsidRDefault="000A7878" w:rsidP="000A7878">
      <w:pPr>
        <w:widowControl/>
        <w:shd w:val="clear" w:color="auto" w:fill="1F1F1F"/>
        <w:autoSpaceDE/>
        <w:autoSpaceDN/>
        <w:spacing w:line="285" w:lineRule="atLeast"/>
        <w:rPr>
          <w:ins w:id="845" w:author="Harshita" w:date="2024-09-30T12:17:00Z"/>
          <w:color w:val="CCCCCC"/>
          <w:sz w:val="24"/>
          <w:szCs w:val="24"/>
          <w:lang w:val="en-IN" w:eastAsia="en-IN" w:bidi="hi-IN"/>
        </w:rPr>
      </w:pPr>
    </w:p>
    <w:p w14:paraId="04613A26" w14:textId="77777777" w:rsidR="000A7878" w:rsidRPr="00FC35A7" w:rsidRDefault="000A7878" w:rsidP="000A7878">
      <w:pPr>
        <w:widowControl/>
        <w:shd w:val="clear" w:color="auto" w:fill="1F1F1F"/>
        <w:autoSpaceDE/>
        <w:autoSpaceDN/>
        <w:spacing w:line="285" w:lineRule="atLeast"/>
        <w:rPr>
          <w:ins w:id="846" w:author="Harshita" w:date="2024-09-30T12:17:00Z"/>
          <w:color w:val="CCCCCC"/>
          <w:sz w:val="24"/>
          <w:szCs w:val="24"/>
          <w:lang w:val="en-IN" w:eastAsia="en-IN" w:bidi="hi-IN"/>
        </w:rPr>
      </w:pPr>
      <w:ins w:id="847"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r w:rsidRPr="00FC35A7">
          <w:rPr>
            <w:color w:val="D7BA7D"/>
            <w:sz w:val="24"/>
            <w:szCs w:val="24"/>
            <w:lang w:val="en-IN" w:eastAsia="en-IN" w:bidi="hi-IN"/>
          </w:rPr>
          <w:t>.box</w:t>
        </w:r>
        <w:r w:rsidRPr="00FC35A7">
          <w:rPr>
            <w:color w:val="CCCCCC"/>
            <w:sz w:val="24"/>
            <w:szCs w:val="24"/>
            <w:lang w:val="en-IN" w:eastAsia="en-IN" w:bidi="hi-IN"/>
          </w:rPr>
          <w:t xml:space="preserve"> </w:t>
        </w:r>
        <w:proofErr w:type="spellStart"/>
        <w:r w:rsidRPr="00FC35A7">
          <w:rPr>
            <w:color w:val="D7BA7D"/>
            <w:sz w:val="24"/>
            <w:szCs w:val="24"/>
            <w:lang w:val="en-IN" w:eastAsia="en-IN" w:bidi="hi-IN"/>
          </w:rPr>
          <w:t>img</w:t>
        </w:r>
        <w:proofErr w:type="spellEnd"/>
        <w:r w:rsidRPr="00FC35A7">
          <w:rPr>
            <w:color w:val="CCCCCC"/>
            <w:sz w:val="24"/>
            <w:szCs w:val="24"/>
            <w:lang w:val="en-IN" w:eastAsia="en-IN" w:bidi="hi-IN"/>
          </w:rPr>
          <w:t xml:space="preserve"> {</w:t>
        </w:r>
      </w:ins>
    </w:p>
    <w:p w14:paraId="21007303" w14:textId="77777777" w:rsidR="000A7878" w:rsidRPr="00FC35A7" w:rsidRDefault="000A7878" w:rsidP="000A7878">
      <w:pPr>
        <w:widowControl/>
        <w:shd w:val="clear" w:color="auto" w:fill="1F1F1F"/>
        <w:autoSpaceDE/>
        <w:autoSpaceDN/>
        <w:spacing w:line="285" w:lineRule="atLeast"/>
        <w:rPr>
          <w:ins w:id="848" w:author="Harshita" w:date="2024-09-30T12:17:00Z"/>
          <w:color w:val="CCCCCC"/>
          <w:sz w:val="24"/>
          <w:szCs w:val="24"/>
          <w:lang w:val="en-IN" w:eastAsia="en-IN" w:bidi="hi-IN"/>
        </w:rPr>
      </w:pPr>
      <w:ins w:id="849"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border-radius</w:t>
        </w:r>
        <w:proofErr w:type="gramEnd"/>
        <w:r w:rsidRPr="00FC35A7">
          <w:rPr>
            <w:color w:val="CCCCCC"/>
            <w:sz w:val="24"/>
            <w:szCs w:val="24"/>
            <w:lang w:val="en-IN" w:eastAsia="en-IN" w:bidi="hi-IN"/>
          </w:rPr>
          <w:t xml:space="preserve">: </w:t>
        </w:r>
        <w:r w:rsidRPr="00FC35A7">
          <w:rPr>
            <w:color w:val="B5CEA8"/>
            <w:sz w:val="24"/>
            <w:szCs w:val="24"/>
            <w:lang w:val="en-IN" w:eastAsia="en-IN" w:bidi="hi-IN"/>
          </w:rPr>
          <w:t>50%</w:t>
        </w:r>
        <w:r w:rsidRPr="00FC35A7">
          <w:rPr>
            <w:color w:val="CCCCCC"/>
            <w:sz w:val="24"/>
            <w:szCs w:val="24"/>
            <w:lang w:val="en-IN" w:eastAsia="en-IN" w:bidi="hi-IN"/>
          </w:rPr>
          <w:t>;</w:t>
        </w:r>
      </w:ins>
    </w:p>
    <w:p w14:paraId="2948FE34" w14:textId="77777777" w:rsidR="000A7878" w:rsidRPr="00FC35A7" w:rsidRDefault="000A7878" w:rsidP="000A7878">
      <w:pPr>
        <w:widowControl/>
        <w:shd w:val="clear" w:color="auto" w:fill="1F1F1F"/>
        <w:autoSpaceDE/>
        <w:autoSpaceDN/>
        <w:spacing w:line="285" w:lineRule="atLeast"/>
        <w:rPr>
          <w:ins w:id="850" w:author="Harshita" w:date="2024-09-30T12:17:00Z"/>
          <w:color w:val="CCCCCC"/>
          <w:sz w:val="24"/>
          <w:szCs w:val="24"/>
          <w:lang w:val="en-IN" w:eastAsia="en-IN" w:bidi="hi-IN"/>
        </w:rPr>
      </w:pPr>
      <w:ins w:id="851"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width</w:t>
        </w:r>
        <w:proofErr w:type="gramEnd"/>
        <w:r w:rsidRPr="00FC35A7">
          <w:rPr>
            <w:color w:val="CCCCCC"/>
            <w:sz w:val="24"/>
            <w:szCs w:val="24"/>
            <w:lang w:val="en-IN" w:eastAsia="en-IN" w:bidi="hi-IN"/>
          </w:rPr>
          <w:t xml:space="preserve">: </w:t>
        </w:r>
        <w:r w:rsidRPr="00FC35A7">
          <w:rPr>
            <w:color w:val="B5CEA8"/>
            <w:sz w:val="24"/>
            <w:szCs w:val="24"/>
            <w:lang w:val="en-IN" w:eastAsia="en-IN" w:bidi="hi-IN"/>
          </w:rPr>
          <w:t>80px</w:t>
        </w:r>
        <w:r w:rsidRPr="00FC35A7">
          <w:rPr>
            <w:color w:val="CCCCCC"/>
            <w:sz w:val="24"/>
            <w:szCs w:val="24"/>
            <w:lang w:val="en-IN" w:eastAsia="en-IN" w:bidi="hi-IN"/>
          </w:rPr>
          <w:t>;</w:t>
        </w:r>
      </w:ins>
    </w:p>
    <w:p w14:paraId="704CC8A2" w14:textId="77777777" w:rsidR="000A7878" w:rsidRPr="00FC35A7" w:rsidRDefault="000A7878" w:rsidP="000A7878">
      <w:pPr>
        <w:widowControl/>
        <w:shd w:val="clear" w:color="auto" w:fill="1F1F1F"/>
        <w:autoSpaceDE/>
        <w:autoSpaceDN/>
        <w:spacing w:line="285" w:lineRule="atLeast"/>
        <w:rPr>
          <w:ins w:id="852" w:author="Harshita" w:date="2024-09-30T12:17:00Z"/>
          <w:color w:val="CCCCCC"/>
          <w:sz w:val="24"/>
          <w:szCs w:val="24"/>
          <w:lang w:val="en-IN" w:eastAsia="en-IN" w:bidi="hi-IN"/>
        </w:rPr>
      </w:pPr>
      <w:ins w:id="85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height</w:t>
        </w:r>
        <w:proofErr w:type="gramEnd"/>
        <w:r w:rsidRPr="00FC35A7">
          <w:rPr>
            <w:color w:val="CCCCCC"/>
            <w:sz w:val="24"/>
            <w:szCs w:val="24"/>
            <w:lang w:val="en-IN" w:eastAsia="en-IN" w:bidi="hi-IN"/>
          </w:rPr>
          <w:t xml:space="preserve">: </w:t>
        </w:r>
        <w:r w:rsidRPr="00FC35A7">
          <w:rPr>
            <w:color w:val="B5CEA8"/>
            <w:sz w:val="24"/>
            <w:szCs w:val="24"/>
            <w:lang w:val="en-IN" w:eastAsia="en-IN" w:bidi="hi-IN"/>
          </w:rPr>
          <w:t>80px</w:t>
        </w:r>
        <w:r w:rsidRPr="00FC35A7">
          <w:rPr>
            <w:color w:val="CCCCCC"/>
            <w:sz w:val="24"/>
            <w:szCs w:val="24"/>
            <w:lang w:val="en-IN" w:eastAsia="en-IN" w:bidi="hi-IN"/>
          </w:rPr>
          <w:t>;</w:t>
        </w:r>
      </w:ins>
    </w:p>
    <w:p w14:paraId="4CB9F473" w14:textId="77777777" w:rsidR="000A7878" w:rsidRPr="00FC35A7" w:rsidRDefault="000A7878" w:rsidP="000A7878">
      <w:pPr>
        <w:widowControl/>
        <w:shd w:val="clear" w:color="auto" w:fill="1F1F1F"/>
        <w:autoSpaceDE/>
        <w:autoSpaceDN/>
        <w:spacing w:line="285" w:lineRule="atLeast"/>
        <w:rPr>
          <w:ins w:id="854" w:author="Harshita" w:date="2024-09-30T12:17:00Z"/>
          <w:color w:val="CCCCCC"/>
          <w:sz w:val="24"/>
          <w:szCs w:val="24"/>
          <w:lang w:val="en-IN" w:eastAsia="en-IN" w:bidi="hi-IN"/>
        </w:rPr>
      </w:pPr>
      <w:ins w:id="85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object-fit</w:t>
        </w:r>
        <w:proofErr w:type="gramEnd"/>
        <w:r w:rsidRPr="00FC35A7">
          <w:rPr>
            <w:color w:val="CCCCCC"/>
            <w:sz w:val="24"/>
            <w:szCs w:val="24"/>
            <w:lang w:val="en-IN" w:eastAsia="en-IN" w:bidi="hi-IN"/>
          </w:rPr>
          <w:t xml:space="preserve">: </w:t>
        </w:r>
        <w:r w:rsidRPr="00FC35A7">
          <w:rPr>
            <w:color w:val="CE9178"/>
            <w:sz w:val="24"/>
            <w:szCs w:val="24"/>
            <w:lang w:val="en-IN" w:eastAsia="en-IN" w:bidi="hi-IN"/>
          </w:rPr>
          <w:t>cover</w:t>
        </w:r>
        <w:r w:rsidRPr="00FC35A7">
          <w:rPr>
            <w:color w:val="CCCCCC"/>
            <w:sz w:val="24"/>
            <w:szCs w:val="24"/>
            <w:lang w:val="en-IN" w:eastAsia="en-IN" w:bidi="hi-IN"/>
          </w:rPr>
          <w:t>;</w:t>
        </w:r>
      </w:ins>
    </w:p>
    <w:p w14:paraId="14E3B486" w14:textId="77777777" w:rsidR="000A7878" w:rsidRPr="00FC35A7" w:rsidRDefault="000A7878" w:rsidP="000A7878">
      <w:pPr>
        <w:widowControl/>
        <w:shd w:val="clear" w:color="auto" w:fill="1F1F1F"/>
        <w:autoSpaceDE/>
        <w:autoSpaceDN/>
        <w:spacing w:line="285" w:lineRule="atLeast"/>
        <w:rPr>
          <w:ins w:id="856" w:author="Harshita" w:date="2024-09-30T12:17:00Z"/>
          <w:color w:val="CCCCCC"/>
          <w:sz w:val="24"/>
          <w:szCs w:val="24"/>
          <w:lang w:val="en-IN" w:eastAsia="en-IN" w:bidi="hi-IN"/>
        </w:rPr>
      </w:pPr>
      <w:ins w:id="857"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7E913CDC" w14:textId="77777777" w:rsidR="000A7878" w:rsidRPr="00FC35A7" w:rsidRDefault="000A7878" w:rsidP="000A7878">
      <w:pPr>
        <w:widowControl/>
        <w:shd w:val="clear" w:color="auto" w:fill="1F1F1F"/>
        <w:autoSpaceDE/>
        <w:autoSpaceDN/>
        <w:spacing w:line="285" w:lineRule="atLeast"/>
        <w:rPr>
          <w:ins w:id="858" w:author="Harshita" w:date="2024-09-30T12:17:00Z"/>
          <w:color w:val="CCCCCC"/>
          <w:sz w:val="24"/>
          <w:szCs w:val="24"/>
          <w:lang w:val="en-IN" w:eastAsia="en-IN" w:bidi="hi-IN"/>
        </w:rPr>
      </w:pPr>
      <w:ins w:id="859" w:author="Harshita" w:date="2024-09-30T12:17:00Z">
        <w:r w:rsidRPr="00FC35A7">
          <w:rPr>
            <w:color w:val="CCCCCC"/>
            <w:sz w:val="24"/>
            <w:szCs w:val="24"/>
            <w:lang w:val="en-IN" w:eastAsia="en-IN" w:bidi="hi-IN"/>
          </w:rPr>
          <w:t>}</w:t>
        </w:r>
      </w:ins>
    </w:p>
    <w:p w14:paraId="24D8CF5E" w14:textId="77777777" w:rsidR="000A7878" w:rsidRPr="00FC35A7" w:rsidRDefault="000A7878" w:rsidP="000A7878">
      <w:pPr>
        <w:widowControl/>
        <w:shd w:val="clear" w:color="auto" w:fill="1F1F1F"/>
        <w:autoSpaceDE/>
        <w:autoSpaceDN/>
        <w:spacing w:line="285" w:lineRule="atLeast"/>
        <w:rPr>
          <w:ins w:id="860" w:author="Harshita" w:date="2024-09-30T12:17:00Z"/>
          <w:color w:val="CCCCCC"/>
          <w:sz w:val="24"/>
          <w:szCs w:val="24"/>
          <w:lang w:val="en-IN" w:eastAsia="en-IN" w:bidi="hi-IN"/>
        </w:rPr>
      </w:pPr>
    </w:p>
    <w:p w14:paraId="2C97FDF9" w14:textId="77777777" w:rsidR="000A7878" w:rsidRPr="00FC35A7" w:rsidRDefault="000A7878" w:rsidP="000A7878">
      <w:pPr>
        <w:widowControl/>
        <w:shd w:val="clear" w:color="auto" w:fill="1F1F1F"/>
        <w:autoSpaceDE/>
        <w:autoSpaceDN/>
        <w:spacing w:line="285" w:lineRule="atLeast"/>
        <w:rPr>
          <w:ins w:id="861" w:author="Harshita" w:date="2024-09-30T12:17:00Z"/>
          <w:color w:val="CCCCCC"/>
          <w:sz w:val="24"/>
          <w:szCs w:val="24"/>
          <w:lang w:val="en-IN" w:eastAsia="en-IN" w:bidi="hi-IN"/>
        </w:rPr>
      </w:pPr>
      <w:ins w:id="862"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r w:rsidRPr="00FC35A7">
          <w:rPr>
            <w:color w:val="D7BA7D"/>
            <w:sz w:val="24"/>
            <w:szCs w:val="24"/>
            <w:lang w:val="en-IN" w:eastAsia="en-IN" w:bidi="hi-IN"/>
          </w:rPr>
          <w:t>.box</w:t>
        </w:r>
        <w:r w:rsidRPr="00FC35A7">
          <w:rPr>
            <w:color w:val="CCCCCC"/>
            <w:sz w:val="24"/>
            <w:szCs w:val="24"/>
            <w:lang w:val="en-IN" w:eastAsia="en-IN" w:bidi="hi-IN"/>
          </w:rPr>
          <w:t xml:space="preserve"> </w:t>
        </w:r>
        <w:r w:rsidRPr="00FC35A7">
          <w:rPr>
            <w:color w:val="D7BA7D"/>
            <w:sz w:val="24"/>
            <w:szCs w:val="24"/>
            <w:lang w:val="en-IN" w:eastAsia="en-IN" w:bidi="hi-IN"/>
          </w:rPr>
          <w:t>h3</w:t>
        </w:r>
        <w:r w:rsidRPr="00FC35A7">
          <w:rPr>
            <w:color w:val="CCCCCC"/>
            <w:sz w:val="24"/>
            <w:szCs w:val="24"/>
            <w:lang w:val="en-IN" w:eastAsia="en-IN" w:bidi="hi-IN"/>
          </w:rPr>
          <w:t xml:space="preserve"> {</w:t>
        </w:r>
      </w:ins>
    </w:p>
    <w:p w14:paraId="5DF71578" w14:textId="77777777" w:rsidR="000A7878" w:rsidRPr="00FC35A7" w:rsidRDefault="000A7878" w:rsidP="000A7878">
      <w:pPr>
        <w:widowControl/>
        <w:shd w:val="clear" w:color="auto" w:fill="1F1F1F"/>
        <w:autoSpaceDE/>
        <w:autoSpaceDN/>
        <w:spacing w:line="285" w:lineRule="atLeast"/>
        <w:rPr>
          <w:ins w:id="863" w:author="Harshita" w:date="2024-09-30T12:17:00Z"/>
          <w:color w:val="CCCCCC"/>
          <w:sz w:val="24"/>
          <w:szCs w:val="24"/>
          <w:lang w:val="en-IN" w:eastAsia="en-IN" w:bidi="hi-IN"/>
        </w:rPr>
      </w:pPr>
      <w:ins w:id="86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18px</w:t>
        </w:r>
        <w:r w:rsidRPr="00FC35A7">
          <w:rPr>
            <w:color w:val="CCCCCC"/>
            <w:sz w:val="24"/>
            <w:szCs w:val="24"/>
            <w:lang w:val="en-IN" w:eastAsia="en-IN" w:bidi="hi-IN"/>
          </w:rPr>
          <w:t>;</w:t>
        </w:r>
      </w:ins>
    </w:p>
    <w:p w14:paraId="6AFF7887" w14:textId="77777777" w:rsidR="000A7878" w:rsidRPr="00FC35A7" w:rsidRDefault="000A7878" w:rsidP="000A7878">
      <w:pPr>
        <w:widowControl/>
        <w:shd w:val="clear" w:color="auto" w:fill="1F1F1F"/>
        <w:autoSpaceDE/>
        <w:autoSpaceDN/>
        <w:spacing w:line="285" w:lineRule="atLeast"/>
        <w:rPr>
          <w:ins w:id="865" w:author="Harshita" w:date="2024-09-30T12:17:00Z"/>
          <w:color w:val="CCCCCC"/>
          <w:sz w:val="24"/>
          <w:szCs w:val="24"/>
          <w:lang w:val="en-IN" w:eastAsia="en-IN" w:bidi="hi-IN"/>
        </w:rPr>
      </w:pPr>
      <w:ins w:id="86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10px</w:t>
        </w:r>
        <w:r w:rsidRPr="00FC35A7">
          <w:rPr>
            <w:color w:val="CCCCCC"/>
            <w:sz w:val="24"/>
            <w:szCs w:val="24"/>
            <w:lang w:val="en-IN" w:eastAsia="en-IN" w:bidi="hi-IN"/>
          </w:rPr>
          <w:t>;</w:t>
        </w:r>
      </w:ins>
    </w:p>
    <w:p w14:paraId="65BFCE5F" w14:textId="77777777" w:rsidR="000A7878" w:rsidRPr="00FC35A7" w:rsidRDefault="000A7878" w:rsidP="000A7878">
      <w:pPr>
        <w:widowControl/>
        <w:shd w:val="clear" w:color="auto" w:fill="1F1F1F"/>
        <w:autoSpaceDE/>
        <w:autoSpaceDN/>
        <w:spacing w:line="285" w:lineRule="atLeast"/>
        <w:rPr>
          <w:ins w:id="867" w:author="Harshita" w:date="2024-09-30T12:17:00Z"/>
          <w:color w:val="CCCCCC"/>
          <w:sz w:val="24"/>
          <w:szCs w:val="24"/>
          <w:lang w:val="en-IN" w:eastAsia="en-IN" w:bidi="hi-IN"/>
        </w:rPr>
      </w:pPr>
      <w:ins w:id="868" w:author="Harshita" w:date="2024-09-30T12:17:00Z">
        <w:r w:rsidRPr="00FC35A7">
          <w:rPr>
            <w:color w:val="CCCCCC"/>
            <w:sz w:val="24"/>
            <w:szCs w:val="24"/>
            <w:lang w:val="en-IN" w:eastAsia="en-IN" w:bidi="hi-IN"/>
          </w:rPr>
          <w:t>}</w:t>
        </w:r>
      </w:ins>
    </w:p>
    <w:p w14:paraId="0A5D121E" w14:textId="77777777" w:rsidR="000A7878" w:rsidRPr="00FC35A7" w:rsidRDefault="000A7878" w:rsidP="000A7878">
      <w:pPr>
        <w:widowControl/>
        <w:shd w:val="clear" w:color="auto" w:fill="1F1F1F"/>
        <w:autoSpaceDE/>
        <w:autoSpaceDN/>
        <w:spacing w:line="285" w:lineRule="atLeast"/>
        <w:rPr>
          <w:ins w:id="869" w:author="Harshita" w:date="2024-09-30T12:17:00Z"/>
          <w:color w:val="CCCCCC"/>
          <w:sz w:val="24"/>
          <w:szCs w:val="24"/>
          <w:lang w:val="en-IN" w:eastAsia="en-IN" w:bidi="hi-IN"/>
        </w:rPr>
      </w:pPr>
    </w:p>
    <w:p w14:paraId="2F8CC930" w14:textId="77777777" w:rsidR="000A7878" w:rsidRPr="00FC35A7" w:rsidRDefault="000A7878" w:rsidP="000A7878">
      <w:pPr>
        <w:widowControl/>
        <w:shd w:val="clear" w:color="auto" w:fill="1F1F1F"/>
        <w:autoSpaceDE/>
        <w:autoSpaceDN/>
        <w:spacing w:line="285" w:lineRule="atLeast"/>
        <w:rPr>
          <w:ins w:id="870" w:author="Harshita" w:date="2024-09-30T12:17:00Z"/>
          <w:color w:val="CCCCCC"/>
          <w:sz w:val="24"/>
          <w:szCs w:val="24"/>
          <w:lang w:val="en-IN" w:eastAsia="en-IN" w:bidi="hi-IN"/>
        </w:rPr>
      </w:pPr>
      <w:ins w:id="871"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r w:rsidRPr="00FC35A7">
          <w:rPr>
            <w:color w:val="D7BA7D"/>
            <w:sz w:val="24"/>
            <w:szCs w:val="24"/>
            <w:lang w:val="en-IN" w:eastAsia="en-IN" w:bidi="hi-IN"/>
          </w:rPr>
          <w:t>.box</w:t>
        </w:r>
        <w:r w:rsidRPr="00FC35A7">
          <w:rPr>
            <w:color w:val="CCCCCC"/>
            <w:sz w:val="24"/>
            <w:szCs w:val="24"/>
            <w:lang w:val="en-IN" w:eastAsia="en-IN" w:bidi="hi-IN"/>
          </w:rPr>
          <w:t xml:space="preserve"> </w:t>
        </w:r>
        <w:r w:rsidRPr="00FC35A7">
          <w:rPr>
            <w:color w:val="D7BA7D"/>
            <w:sz w:val="24"/>
            <w:szCs w:val="24"/>
            <w:lang w:val="en-IN" w:eastAsia="en-IN" w:bidi="hi-IN"/>
          </w:rPr>
          <w:t>p</w:t>
        </w:r>
        <w:r w:rsidRPr="00FC35A7">
          <w:rPr>
            <w:color w:val="CCCCCC"/>
            <w:sz w:val="24"/>
            <w:szCs w:val="24"/>
            <w:lang w:val="en-IN" w:eastAsia="en-IN" w:bidi="hi-IN"/>
          </w:rPr>
          <w:t xml:space="preserve"> {</w:t>
        </w:r>
      </w:ins>
    </w:p>
    <w:p w14:paraId="470F0A6F" w14:textId="77777777" w:rsidR="000A7878" w:rsidRPr="00FC35A7" w:rsidRDefault="000A7878" w:rsidP="000A7878">
      <w:pPr>
        <w:widowControl/>
        <w:shd w:val="clear" w:color="auto" w:fill="1F1F1F"/>
        <w:autoSpaceDE/>
        <w:autoSpaceDN/>
        <w:spacing w:line="285" w:lineRule="atLeast"/>
        <w:rPr>
          <w:ins w:id="872" w:author="Harshita" w:date="2024-09-30T12:17:00Z"/>
          <w:color w:val="CCCCCC"/>
          <w:sz w:val="24"/>
          <w:szCs w:val="24"/>
          <w:lang w:val="en-IN" w:eastAsia="en-IN" w:bidi="hi-IN"/>
        </w:rPr>
      </w:pPr>
      <w:ins w:id="873"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14px</w:t>
        </w:r>
        <w:r w:rsidRPr="00FC35A7">
          <w:rPr>
            <w:color w:val="CCCCCC"/>
            <w:sz w:val="24"/>
            <w:szCs w:val="24"/>
            <w:lang w:val="en-IN" w:eastAsia="en-IN" w:bidi="hi-IN"/>
          </w:rPr>
          <w:t>;</w:t>
        </w:r>
      </w:ins>
    </w:p>
    <w:p w14:paraId="27100F8E" w14:textId="77777777" w:rsidR="000A7878" w:rsidRPr="00FC35A7" w:rsidRDefault="000A7878" w:rsidP="000A7878">
      <w:pPr>
        <w:widowControl/>
        <w:shd w:val="clear" w:color="auto" w:fill="1F1F1F"/>
        <w:autoSpaceDE/>
        <w:autoSpaceDN/>
        <w:spacing w:line="285" w:lineRule="atLeast"/>
        <w:rPr>
          <w:ins w:id="874" w:author="Harshita" w:date="2024-09-30T12:17:00Z"/>
          <w:color w:val="CCCCCC"/>
          <w:sz w:val="24"/>
          <w:szCs w:val="24"/>
          <w:lang w:val="en-IN" w:eastAsia="en-IN" w:bidi="hi-IN"/>
        </w:rPr>
      </w:pPr>
      <w:ins w:id="875"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margin-bottom</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15px</w:t>
        </w:r>
        <w:r w:rsidRPr="00FC35A7">
          <w:rPr>
            <w:color w:val="CCCCCC"/>
            <w:sz w:val="24"/>
            <w:szCs w:val="24"/>
            <w:lang w:val="en-IN" w:eastAsia="en-IN" w:bidi="hi-IN"/>
          </w:rPr>
          <w:t>;</w:t>
        </w:r>
      </w:ins>
    </w:p>
    <w:p w14:paraId="2E317C26" w14:textId="77777777" w:rsidR="000A7878" w:rsidRPr="00FC35A7" w:rsidRDefault="000A7878" w:rsidP="000A7878">
      <w:pPr>
        <w:widowControl/>
        <w:shd w:val="clear" w:color="auto" w:fill="1F1F1F"/>
        <w:autoSpaceDE/>
        <w:autoSpaceDN/>
        <w:spacing w:line="285" w:lineRule="atLeast"/>
        <w:rPr>
          <w:ins w:id="876" w:author="Harshita" w:date="2024-09-30T12:17:00Z"/>
          <w:color w:val="CCCCCC"/>
          <w:sz w:val="24"/>
          <w:szCs w:val="24"/>
          <w:lang w:val="en-IN" w:eastAsia="en-IN" w:bidi="hi-IN"/>
        </w:rPr>
      </w:pPr>
      <w:ins w:id="877" w:author="Harshita" w:date="2024-09-30T12:17:00Z">
        <w:r w:rsidRPr="00FC35A7">
          <w:rPr>
            <w:color w:val="CCCCCC"/>
            <w:sz w:val="24"/>
            <w:szCs w:val="24"/>
            <w:lang w:val="en-IN" w:eastAsia="en-IN" w:bidi="hi-IN"/>
          </w:rPr>
          <w:t>}</w:t>
        </w:r>
      </w:ins>
    </w:p>
    <w:p w14:paraId="3B74952C" w14:textId="77777777" w:rsidR="000A7878" w:rsidRPr="00FC35A7" w:rsidRDefault="000A7878" w:rsidP="000A7878">
      <w:pPr>
        <w:widowControl/>
        <w:shd w:val="clear" w:color="auto" w:fill="1F1F1F"/>
        <w:autoSpaceDE/>
        <w:autoSpaceDN/>
        <w:spacing w:line="285" w:lineRule="atLeast"/>
        <w:rPr>
          <w:ins w:id="878" w:author="Harshita" w:date="2024-09-30T12:17:00Z"/>
          <w:color w:val="CCCCCC"/>
          <w:sz w:val="24"/>
          <w:szCs w:val="24"/>
          <w:lang w:val="en-IN" w:eastAsia="en-IN" w:bidi="hi-IN"/>
        </w:rPr>
      </w:pPr>
    </w:p>
    <w:p w14:paraId="028B8AE3" w14:textId="77777777" w:rsidR="000A7878" w:rsidRPr="00FC35A7" w:rsidRDefault="000A7878" w:rsidP="000A7878">
      <w:pPr>
        <w:widowControl/>
        <w:shd w:val="clear" w:color="auto" w:fill="1F1F1F"/>
        <w:autoSpaceDE/>
        <w:autoSpaceDN/>
        <w:spacing w:line="285" w:lineRule="atLeast"/>
        <w:rPr>
          <w:ins w:id="879" w:author="Harshita" w:date="2024-09-30T12:17:00Z"/>
          <w:color w:val="CCCCCC"/>
          <w:sz w:val="24"/>
          <w:szCs w:val="24"/>
          <w:lang w:val="en-IN" w:eastAsia="en-IN" w:bidi="hi-IN"/>
        </w:rPr>
      </w:pPr>
      <w:ins w:id="880" w:author="Harshita" w:date="2024-09-30T12:17:00Z">
        <w:r w:rsidRPr="00FC35A7">
          <w:rPr>
            <w:color w:val="D7BA7D"/>
            <w:sz w:val="24"/>
            <w:szCs w:val="24"/>
            <w:lang w:val="en-IN" w:eastAsia="en-IN" w:bidi="hi-IN"/>
          </w:rPr>
          <w:t>.reviews-slider</w:t>
        </w:r>
        <w:r w:rsidRPr="00FC35A7">
          <w:rPr>
            <w:color w:val="CCCCCC"/>
            <w:sz w:val="24"/>
            <w:szCs w:val="24"/>
            <w:lang w:val="en-IN" w:eastAsia="en-IN" w:bidi="hi-IN"/>
          </w:rPr>
          <w:t xml:space="preserve"> </w:t>
        </w:r>
        <w:r w:rsidRPr="00FC35A7">
          <w:rPr>
            <w:color w:val="D7BA7D"/>
            <w:sz w:val="24"/>
            <w:szCs w:val="24"/>
            <w:lang w:val="en-IN" w:eastAsia="en-IN" w:bidi="hi-IN"/>
          </w:rPr>
          <w:t>.stars</w:t>
        </w:r>
        <w:r w:rsidRPr="00FC35A7">
          <w:rPr>
            <w:color w:val="CCCCCC"/>
            <w:sz w:val="24"/>
            <w:szCs w:val="24"/>
            <w:lang w:val="en-IN" w:eastAsia="en-IN" w:bidi="hi-IN"/>
          </w:rPr>
          <w:t xml:space="preserve"> </w:t>
        </w:r>
        <w:proofErr w:type="spellStart"/>
        <w:r w:rsidRPr="00FC35A7">
          <w:rPr>
            <w:color w:val="D7BA7D"/>
            <w:sz w:val="24"/>
            <w:szCs w:val="24"/>
            <w:lang w:val="en-IN" w:eastAsia="en-IN" w:bidi="hi-IN"/>
          </w:rPr>
          <w:t>i</w:t>
        </w:r>
        <w:proofErr w:type="spellEnd"/>
        <w:r w:rsidRPr="00FC35A7">
          <w:rPr>
            <w:color w:val="CCCCCC"/>
            <w:sz w:val="24"/>
            <w:szCs w:val="24"/>
            <w:lang w:val="en-IN" w:eastAsia="en-IN" w:bidi="hi-IN"/>
          </w:rPr>
          <w:t xml:space="preserve"> {</w:t>
        </w:r>
      </w:ins>
    </w:p>
    <w:p w14:paraId="3E5BC808" w14:textId="77777777" w:rsidR="000A7878" w:rsidRPr="00FC35A7" w:rsidRDefault="000A7878" w:rsidP="000A7878">
      <w:pPr>
        <w:widowControl/>
        <w:shd w:val="clear" w:color="auto" w:fill="1F1F1F"/>
        <w:autoSpaceDE/>
        <w:autoSpaceDN/>
        <w:spacing w:line="285" w:lineRule="atLeast"/>
        <w:rPr>
          <w:ins w:id="881" w:author="Harshita" w:date="2024-09-30T12:17:00Z"/>
          <w:color w:val="CCCCCC"/>
          <w:sz w:val="24"/>
          <w:szCs w:val="24"/>
          <w:lang w:val="en-IN" w:eastAsia="en-IN" w:bidi="hi-IN"/>
        </w:rPr>
      </w:pPr>
      <w:ins w:id="882" w:author="Harshita" w:date="2024-09-30T12:17:00Z">
        <w:r w:rsidRPr="00FC35A7">
          <w:rPr>
            <w:color w:val="CCCCCC"/>
            <w:sz w:val="24"/>
            <w:szCs w:val="24"/>
            <w:lang w:val="en-IN" w:eastAsia="en-IN" w:bidi="hi-IN"/>
          </w:rPr>
          <w:t xml:space="preserve">    </w:t>
        </w:r>
        <w:proofErr w:type="spellStart"/>
        <w:proofErr w:type="gramStart"/>
        <w:r w:rsidRPr="00FC35A7">
          <w:rPr>
            <w:color w:val="9CDCFE"/>
            <w:sz w:val="24"/>
            <w:szCs w:val="24"/>
            <w:lang w:val="en-IN" w:eastAsia="en-IN" w:bidi="hi-IN"/>
          </w:rPr>
          <w:t>color</w:t>
        </w:r>
        <w:proofErr w:type="spellEnd"/>
        <w:proofErr w:type="gramEnd"/>
        <w:r w:rsidRPr="00FC35A7">
          <w:rPr>
            <w:color w:val="CCCCCC"/>
            <w:sz w:val="24"/>
            <w:szCs w:val="24"/>
            <w:lang w:val="en-IN" w:eastAsia="en-IN" w:bidi="hi-IN"/>
          </w:rPr>
          <w:t xml:space="preserve">: </w:t>
        </w:r>
        <w:r w:rsidRPr="00FC35A7">
          <w:rPr>
            <w:color w:val="CE9178"/>
            <w:sz w:val="24"/>
            <w:szCs w:val="24"/>
            <w:lang w:val="en-IN" w:eastAsia="en-IN" w:bidi="hi-IN"/>
          </w:rPr>
          <w:t>#ff5a5f</w:t>
        </w:r>
        <w:r w:rsidRPr="00FC35A7">
          <w:rPr>
            <w:color w:val="CCCCCC"/>
            <w:sz w:val="24"/>
            <w:szCs w:val="24"/>
            <w:lang w:val="en-IN" w:eastAsia="en-IN" w:bidi="hi-IN"/>
          </w:rPr>
          <w:t>;</w:t>
        </w:r>
      </w:ins>
    </w:p>
    <w:p w14:paraId="6215C322" w14:textId="77777777" w:rsidR="000A7878" w:rsidRPr="00FC35A7" w:rsidRDefault="000A7878" w:rsidP="000A7878">
      <w:pPr>
        <w:widowControl/>
        <w:shd w:val="clear" w:color="auto" w:fill="1F1F1F"/>
        <w:autoSpaceDE/>
        <w:autoSpaceDN/>
        <w:spacing w:line="285" w:lineRule="atLeast"/>
        <w:rPr>
          <w:ins w:id="883" w:author="Harshita" w:date="2024-09-30T12:17:00Z"/>
          <w:color w:val="CCCCCC"/>
          <w:sz w:val="24"/>
          <w:szCs w:val="24"/>
          <w:lang w:val="en-IN" w:eastAsia="en-IN" w:bidi="hi-IN"/>
        </w:rPr>
      </w:pPr>
      <w:ins w:id="884"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margin</w:t>
        </w:r>
        <w:proofErr w:type="gramEnd"/>
        <w:r w:rsidRPr="00FC35A7">
          <w:rPr>
            <w:color w:val="CCCCCC"/>
            <w:sz w:val="24"/>
            <w:szCs w:val="24"/>
            <w:lang w:val="en-IN" w:eastAsia="en-IN" w:bidi="hi-IN"/>
          </w:rPr>
          <w:t xml:space="preserve">: </w:t>
        </w:r>
        <w:r w:rsidRPr="00FC35A7">
          <w:rPr>
            <w:color w:val="B5CEA8"/>
            <w:sz w:val="24"/>
            <w:szCs w:val="24"/>
            <w:lang w:val="en-IN" w:eastAsia="en-IN" w:bidi="hi-IN"/>
          </w:rPr>
          <w:t>0</w:t>
        </w:r>
        <w:r w:rsidRPr="00FC35A7">
          <w:rPr>
            <w:color w:val="CCCCCC"/>
            <w:sz w:val="24"/>
            <w:szCs w:val="24"/>
            <w:lang w:val="en-IN" w:eastAsia="en-IN" w:bidi="hi-IN"/>
          </w:rPr>
          <w:t xml:space="preserve"> </w:t>
        </w:r>
        <w:r w:rsidRPr="00FC35A7">
          <w:rPr>
            <w:color w:val="B5CEA8"/>
            <w:sz w:val="24"/>
            <w:szCs w:val="24"/>
            <w:lang w:val="en-IN" w:eastAsia="en-IN" w:bidi="hi-IN"/>
          </w:rPr>
          <w:t>3px</w:t>
        </w:r>
        <w:r w:rsidRPr="00FC35A7">
          <w:rPr>
            <w:color w:val="CCCCCC"/>
            <w:sz w:val="24"/>
            <w:szCs w:val="24"/>
            <w:lang w:val="en-IN" w:eastAsia="en-IN" w:bidi="hi-IN"/>
          </w:rPr>
          <w:t>;</w:t>
        </w:r>
      </w:ins>
    </w:p>
    <w:p w14:paraId="77EBD33A" w14:textId="77777777" w:rsidR="000A7878" w:rsidRPr="00FC35A7" w:rsidRDefault="000A7878" w:rsidP="000A7878">
      <w:pPr>
        <w:widowControl/>
        <w:shd w:val="clear" w:color="auto" w:fill="1F1F1F"/>
        <w:autoSpaceDE/>
        <w:autoSpaceDN/>
        <w:spacing w:line="285" w:lineRule="atLeast"/>
        <w:rPr>
          <w:ins w:id="885" w:author="Harshita" w:date="2024-09-30T12:17:00Z"/>
          <w:color w:val="CCCCCC"/>
          <w:sz w:val="24"/>
          <w:szCs w:val="24"/>
          <w:lang w:val="en-IN" w:eastAsia="en-IN" w:bidi="hi-IN"/>
        </w:rPr>
      </w:pPr>
      <w:ins w:id="886" w:author="Harshita" w:date="2024-09-30T12:17:00Z">
        <w:r w:rsidRPr="00FC35A7">
          <w:rPr>
            <w:color w:val="CCCCCC"/>
            <w:sz w:val="24"/>
            <w:szCs w:val="24"/>
            <w:lang w:val="en-IN" w:eastAsia="en-IN" w:bidi="hi-IN"/>
          </w:rPr>
          <w:t xml:space="preserve">    </w:t>
        </w:r>
        <w:proofErr w:type="gramStart"/>
        <w:r w:rsidRPr="00FC35A7">
          <w:rPr>
            <w:color w:val="9CDCFE"/>
            <w:sz w:val="24"/>
            <w:szCs w:val="24"/>
            <w:lang w:val="en-IN" w:eastAsia="en-IN" w:bidi="hi-IN"/>
          </w:rPr>
          <w:t>font-size</w:t>
        </w:r>
        <w:proofErr w:type="gramEnd"/>
        <w:r w:rsidRPr="00FC35A7">
          <w:rPr>
            <w:color w:val="CCCCCC"/>
            <w:sz w:val="24"/>
            <w:szCs w:val="24"/>
            <w:lang w:val="en-IN" w:eastAsia="en-IN" w:bidi="hi-IN"/>
          </w:rPr>
          <w:t xml:space="preserve">: </w:t>
        </w:r>
        <w:r w:rsidRPr="00FC35A7">
          <w:rPr>
            <w:color w:val="B5CEA8"/>
            <w:sz w:val="24"/>
            <w:szCs w:val="24"/>
            <w:lang w:val="en-IN" w:eastAsia="en-IN" w:bidi="hi-IN"/>
          </w:rPr>
          <w:t>18px</w:t>
        </w:r>
        <w:r w:rsidRPr="00FC35A7">
          <w:rPr>
            <w:color w:val="CCCCCC"/>
            <w:sz w:val="24"/>
            <w:szCs w:val="24"/>
            <w:lang w:val="en-IN" w:eastAsia="en-IN" w:bidi="hi-IN"/>
          </w:rPr>
          <w:t>;</w:t>
        </w:r>
      </w:ins>
    </w:p>
    <w:p w14:paraId="2D135D25" w14:textId="77777777" w:rsidR="000A7878" w:rsidRPr="00FC35A7" w:rsidRDefault="000A7878" w:rsidP="000A7878">
      <w:pPr>
        <w:widowControl/>
        <w:shd w:val="clear" w:color="auto" w:fill="1F1F1F"/>
        <w:autoSpaceDE/>
        <w:autoSpaceDN/>
        <w:spacing w:line="285" w:lineRule="atLeast"/>
        <w:rPr>
          <w:ins w:id="887" w:author="Harshita" w:date="2024-09-30T12:17:00Z"/>
          <w:color w:val="CCCCCC"/>
          <w:sz w:val="24"/>
          <w:szCs w:val="24"/>
          <w:lang w:val="en-IN" w:eastAsia="en-IN" w:bidi="hi-IN"/>
        </w:rPr>
      </w:pPr>
      <w:ins w:id="888" w:author="Harshita" w:date="2024-09-30T12:17:00Z">
        <w:r w:rsidRPr="00FC35A7">
          <w:rPr>
            <w:color w:val="CCCCCC"/>
            <w:sz w:val="24"/>
            <w:szCs w:val="24"/>
            <w:lang w:val="en-IN" w:eastAsia="en-IN" w:bidi="hi-IN"/>
          </w:rPr>
          <w:t>}</w:t>
        </w:r>
      </w:ins>
    </w:p>
    <w:p w14:paraId="5AE91EB2" w14:textId="77777777" w:rsidR="000A7878" w:rsidRPr="00FC35A7" w:rsidRDefault="000A7878" w:rsidP="00FC4BCE">
      <w:pPr>
        <w:pStyle w:val="Heading4"/>
        <w:ind w:left="0" w:firstLine="568"/>
        <w:jc w:val="left"/>
        <w:rPr>
          <w:ins w:id="889" w:author="Harshita" w:date="2024-09-30T12:17:00Z"/>
          <w:i w:val="0"/>
          <w:iCs/>
          <w:sz w:val="24"/>
          <w:szCs w:val="24"/>
          <w:u w:val="single"/>
          <w:lang w:val="en-IN" w:eastAsia="en-IN" w:bidi="hi-IN"/>
        </w:rPr>
      </w:pPr>
    </w:p>
    <w:p w14:paraId="3C4B6CBA" w14:textId="77777777" w:rsidR="000A7878" w:rsidRPr="00FC35A7" w:rsidRDefault="000A7878" w:rsidP="00FC4BCE">
      <w:pPr>
        <w:pStyle w:val="Heading4"/>
        <w:ind w:left="0" w:firstLine="568"/>
        <w:jc w:val="left"/>
        <w:rPr>
          <w:ins w:id="890" w:author="Harshita" w:date="2024-09-30T12:17:00Z"/>
          <w:i w:val="0"/>
          <w:iCs/>
          <w:sz w:val="24"/>
          <w:szCs w:val="24"/>
          <w:u w:val="single"/>
          <w:lang w:val="en-IN" w:eastAsia="en-IN" w:bidi="hi-IN"/>
        </w:rPr>
      </w:pPr>
    </w:p>
    <w:p w14:paraId="34970226" w14:textId="77777777" w:rsidR="000A7878" w:rsidRPr="00FC35A7" w:rsidRDefault="000A7878" w:rsidP="00FC4BCE">
      <w:pPr>
        <w:pStyle w:val="Heading4"/>
        <w:ind w:left="0" w:firstLine="568"/>
        <w:jc w:val="left"/>
        <w:rPr>
          <w:ins w:id="891" w:author="Harshita" w:date="2024-09-30T12:17:00Z"/>
          <w:i w:val="0"/>
          <w:iCs/>
          <w:sz w:val="24"/>
          <w:szCs w:val="24"/>
          <w:u w:val="single"/>
          <w:lang w:val="en-IN" w:eastAsia="en-IN" w:bidi="hi-IN"/>
        </w:rPr>
      </w:pPr>
    </w:p>
    <w:p w14:paraId="203A38D5" w14:textId="77777777" w:rsidR="000A7878" w:rsidRPr="00FC35A7" w:rsidRDefault="000A7878" w:rsidP="00FC4BCE">
      <w:pPr>
        <w:pStyle w:val="Heading4"/>
        <w:ind w:left="0" w:firstLine="568"/>
        <w:jc w:val="left"/>
        <w:rPr>
          <w:ins w:id="892" w:author="Harshita" w:date="2024-09-30T12:17:00Z"/>
          <w:i w:val="0"/>
          <w:iCs/>
          <w:sz w:val="24"/>
          <w:szCs w:val="24"/>
          <w:u w:val="single"/>
          <w:lang w:val="en-IN" w:eastAsia="en-IN" w:bidi="hi-IN"/>
        </w:rPr>
      </w:pPr>
    </w:p>
    <w:p w14:paraId="74A312BA" w14:textId="77777777" w:rsidR="000A7878" w:rsidRPr="00FC35A7" w:rsidRDefault="000A7878" w:rsidP="00FC4BCE">
      <w:pPr>
        <w:pStyle w:val="Heading4"/>
        <w:ind w:left="0" w:firstLine="568"/>
        <w:jc w:val="left"/>
        <w:rPr>
          <w:ins w:id="893" w:author="Harshita" w:date="2024-09-30T12:17:00Z"/>
          <w:i w:val="0"/>
          <w:iCs/>
          <w:sz w:val="24"/>
          <w:szCs w:val="24"/>
          <w:u w:val="single"/>
          <w:lang w:val="en-IN" w:eastAsia="en-IN" w:bidi="hi-IN"/>
        </w:rPr>
      </w:pPr>
    </w:p>
    <w:p w14:paraId="2F12511F" w14:textId="77777777" w:rsidR="000A7878" w:rsidRPr="00FC35A7" w:rsidRDefault="000A7878" w:rsidP="00FC4BCE">
      <w:pPr>
        <w:pStyle w:val="Heading4"/>
        <w:ind w:left="0" w:firstLine="568"/>
        <w:jc w:val="left"/>
        <w:rPr>
          <w:ins w:id="894" w:author="Harshita" w:date="2024-09-30T12:17:00Z"/>
          <w:b w:val="0"/>
          <w:bCs w:val="0"/>
          <w:i w:val="0"/>
          <w:iCs/>
          <w:sz w:val="24"/>
          <w:szCs w:val="24"/>
          <w:u w:val="single"/>
          <w:lang w:val="en-IN" w:eastAsia="en-IN" w:bidi="hi-IN"/>
        </w:rPr>
      </w:pPr>
    </w:p>
    <w:p w14:paraId="6CBEED4C" w14:textId="77777777" w:rsidR="00B85747" w:rsidRPr="00FC35A7" w:rsidRDefault="00B85747">
      <w:pPr>
        <w:widowControl/>
        <w:autoSpaceDE/>
        <w:autoSpaceDN/>
        <w:rPr>
          <w:del w:id="895" w:author="Harshita" w:date="2024-09-30T12:17:00Z"/>
          <w:b/>
          <w:bCs/>
          <w:i/>
          <w:sz w:val="24"/>
          <w:szCs w:val="24"/>
        </w:rPr>
      </w:pPr>
      <w:del w:id="896" w:author="Harshita" w:date="2024-09-30T12:17:00Z">
        <w:r w:rsidRPr="00FC35A7">
          <w:rPr>
            <w:sz w:val="24"/>
            <w:szCs w:val="24"/>
          </w:rPr>
          <w:br w:type="page"/>
        </w:r>
      </w:del>
    </w:p>
    <w:p w14:paraId="73A2710C" w14:textId="77777777" w:rsidR="00B85747" w:rsidRPr="00FC35A7" w:rsidRDefault="00B85747" w:rsidP="00B85747">
      <w:pPr>
        <w:pStyle w:val="Heading4"/>
        <w:ind w:left="0" w:firstLine="568"/>
        <w:jc w:val="both"/>
        <w:rPr>
          <w:del w:id="897" w:author="Harshita" w:date="2024-09-30T12:17:00Z"/>
          <w:i w:val="0"/>
          <w:iCs/>
          <w:sz w:val="24"/>
          <w:szCs w:val="24"/>
          <w:u w:val="single"/>
          <w:lang w:val="en-IN" w:eastAsia="en-IN" w:bidi="hi-IN"/>
        </w:rPr>
      </w:pPr>
    </w:p>
    <w:p w14:paraId="39D7BDB0" w14:textId="77777777" w:rsidR="00B85747" w:rsidRPr="00FC35A7" w:rsidRDefault="00B85747">
      <w:pPr>
        <w:widowControl/>
        <w:autoSpaceDE/>
        <w:autoSpaceDN/>
        <w:rPr>
          <w:del w:id="898" w:author="Harshita" w:date="2024-09-30T12:17:00Z"/>
          <w:b/>
          <w:bCs/>
          <w:iCs/>
          <w:sz w:val="24"/>
          <w:szCs w:val="24"/>
          <w:u w:val="single"/>
          <w:lang w:val="en-IN" w:eastAsia="en-IN" w:bidi="hi-IN"/>
        </w:rPr>
      </w:pPr>
      <w:del w:id="899" w:author="Harshita" w:date="2024-09-30T12:17:00Z">
        <w:r w:rsidRPr="00FC35A7">
          <w:rPr>
            <w:i/>
            <w:iCs/>
            <w:sz w:val="24"/>
            <w:szCs w:val="24"/>
            <w:u w:val="single"/>
            <w:lang w:val="en-IN" w:eastAsia="en-IN" w:bidi="hi-IN"/>
          </w:rPr>
          <w:br w:type="page"/>
        </w:r>
      </w:del>
    </w:p>
    <w:p w14:paraId="2494EB2C" w14:textId="77777777" w:rsidR="00486567" w:rsidRPr="00FC35A7" w:rsidRDefault="00B85747" w:rsidP="00B85747">
      <w:pPr>
        <w:pStyle w:val="Heading4"/>
        <w:ind w:left="0" w:firstLine="568"/>
        <w:rPr>
          <w:i w:val="0"/>
          <w:iCs/>
          <w:sz w:val="24"/>
          <w:szCs w:val="24"/>
          <w:u w:val="single"/>
          <w:lang w:val="en-IN" w:eastAsia="en-IN" w:bidi="hi-IN"/>
        </w:rPr>
      </w:pPr>
      <w:r w:rsidRPr="00FC35A7">
        <w:rPr>
          <w:i w:val="0"/>
          <w:iCs/>
          <w:sz w:val="24"/>
          <w:szCs w:val="24"/>
          <w:u w:val="single"/>
          <w:lang w:val="en-IN" w:eastAsia="en-IN" w:bidi="hi-IN"/>
        </w:rPr>
        <w:t>Conclusion with future scope:</w:t>
      </w:r>
    </w:p>
    <w:p w14:paraId="000EAF7C" w14:textId="77777777" w:rsidR="002A12C5" w:rsidRPr="00FC35A7" w:rsidRDefault="002A12C5" w:rsidP="00B85747">
      <w:pPr>
        <w:pStyle w:val="Heading4"/>
        <w:ind w:left="0" w:firstLine="568"/>
        <w:rPr>
          <w:i w:val="0"/>
          <w:iCs/>
          <w:sz w:val="24"/>
          <w:szCs w:val="24"/>
          <w:u w:val="single"/>
          <w:lang w:val="en-IN" w:eastAsia="en-IN" w:bidi="hi-IN"/>
        </w:rPr>
      </w:pPr>
    </w:p>
    <w:p w14:paraId="4E6ED9E0" w14:textId="77777777" w:rsidR="00B85747" w:rsidRPr="00FC35A7" w:rsidRDefault="00B85747" w:rsidP="00B85747">
      <w:pPr>
        <w:pStyle w:val="Heading4"/>
        <w:ind w:left="0" w:firstLine="568"/>
        <w:jc w:val="left"/>
        <w:rPr>
          <w:b w:val="0"/>
          <w:bCs w:val="0"/>
          <w:i w:val="0"/>
          <w:iCs/>
          <w:sz w:val="24"/>
          <w:szCs w:val="24"/>
        </w:rPr>
      </w:pPr>
      <w:r w:rsidRPr="00FC35A7">
        <w:rPr>
          <w:b w:val="0"/>
          <w:bCs w:val="0"/>
          <w:i w:val="0"/>
          <w:iCs/>
          <w:sz w:val="24"/>
          <w:szCs w:val="24"/>
        </w:rPr>
        <w:t xml:space="preserve">In conclusion, online bookstores have revolutionized the way </w:t>
      </w:r>
      <w:proofErr w:type="gramStart"/>
      <w:r w:rsidRPr="00FC35A7">
        <w:rPr>
          <w:b w:val="0"/>
          <w:bCs w:val="0"/>
          <w:i w:val="0"/>
          <w:iCs/>
          <w:sz w:val="24"/>
          <w:szCs w:val="24"/>
        </w:rPr>
        <w:t>readers</w:t>
      </w:r>
      <w:proofErr w:type="gramEnd"/>
      <w:r w:rsidRPr="00FC35A7">
        <w:rPr>
          <w:b w:val="0"/>
          <w:bCs w:val="0"/>
          <w:i w:val="0"/>
          <w:iCs/>
          <w:sz w:val="24"/>
          <w:szCs w:val="24"/>
        </w:rPr>
        <w:t xml:space="preserve"> access literature, offering unparalleled convenience, a vast selection, and personalized </w:t>
      </w:r>
      <w:r w:rsidRPr="00FC35A7">
        <w:rPr>
          <w:b w:val="0"/>
          <w:bCs w:val="0"/>
          <w:i w:val="0"/>
          <w:iCs/>
          <w:sz w:val="24"/>
          <w:szCs w:val="24"/>
        </w:rPr>
        <w:lastRenderedPageBreak/>
        <w:t>recommendations. As technology continues to advance, these platforms are poised for further growth and innovation.</w:t>
      </w:r>
    </w:p>
    <w:p w14:paraId="0DA93834" w14:textId="77777777" w:rsidR="002A12C5" w:rsidRPr="00FC35A7" w:rsidRDefault="002A12C5" w:rsidP="00B85747">
      <w:pPr>
        <w:pStyle w:val="Heading4"/>
        <w:ind w:left="0" w:firstLine="568"/>
        <w:jc w:val="left"/>
        <w:rPr>
          <w:b w:val="0"/>
          <w:i w:val="0"/>
          <w:sz w:val="24"/>
          <w:szCs w:val="24"/>
          <w:rPrChange w:id="900" w:author="Harshita" w:date="2024-09-30T12:17:00Z">
            <w:rPr/>
          </w:rPrChange>
        </w:rPr>
      </w:pPr>
    </w:p>
    <w:p w14:paraId="2FDDCB21" w14:textId="77777777" w:rsidR="000C218E" w:rsidRPr="00FC35A7" w:rsidRDefault="000C218E" w:rsidP="00B85747">
      <w:pPr>
        <w:pStyle w:val="Heading4"/>
        <w:ind w:left="0" w:firstLine="568"/>
        <w:jc w:val="left"/>
        <w:rPr>
          <w:ins w:id="901" w:author="Harshita" w:date="2024-09-30T12:17:00Z"/>
          <w:b w:val="0"/>
          <w:bCs w:val="0"/>
          <w:i w:val="0"/>
          <w:iCs/>
          <w:sz w:val="24"/>
          <w:szCs w:val="24"/>
        </w:rPr>
      </w:pPr>
    </w:p>
    <w:p w14:paraId="6AC67938" w14:textId="77777777" w:rsidR="000C218E" w:rsidRPr="00FC35A7" w:rsidRDefault="000C218E" w:rsidP="00B85747">
      <w:pPr>
        <w:pStyle w:val="Heading4"/>
        <w:ind w:left="0" w:firstLine="568"/>
        <w:jc w:val="left"/>
        <w:rPr>
          <w:ins w:id="902" w:author="Harshita" w:date="2024-09-30T12:17:00Z"/>
          <w:b w:val="0"/>
          <w:bCs w:val="0"/>
          <w:i w:val="0"/>
          <w:iCs/>
          <w:sz w:val="24"/>
          <w:szCs w:val="24"/>
        </w:rPr>
      </w:pPr>
    </w:p>
    <w:p w14:paraId="5B253714" w14:textId="77777777" w:rsidR="000C218E" w:rsidRPr="00FC35A7" w:rsidRDefault="000C218E" w:rsidP="00B85747">
      <w:pPr>
        <w:pStyle w:val="Heading4"/>
        <w:ind w:left="0" w:firstLine="568"/>
        <w:jc w:val="left"/>
        <w:rPr>
          <w:ins w:id="903" w:author="Harshita" w:date="2024-09-30T12:17:00Z"/>
          <w:b w:val="0"/>
          <w:bCs w:val="0"/>
          <w:i w:val="0"/>
          <w:iCs/>
          <w:sz w:val="24"/>
          <w:szCs w:val="24"/>
        </w:rPr>
      </w:pPr>
    </w:p>
    <w:p w14:paraId="3DBEDD19" w14:textId="77777777" w:rsidR="002A12C5" w:rsidRPr="0097375A" w:rsidRDefault="002A12C5" w:rsidP="00B85747">
      <w:pPr>
        <w:pStyle w:val="Heading4"/>
        <w:ind w:left="0" w:firstLine="568"/>
        <w:jc w:val="left"/>
        <w:rPr>
          <w:ins w:id="904" w:author="Harshita" w:date="2024-09-30T12:17:00Z"/>
          <w:i w:val="0"/>
          <w:iCs/>
          <w:sz w:val="24"/>
          <w:szCs w:val="24"/>
          <w:u w:val="single"/>
        </w:rPr>
      </w:pPr>
    </w:p>
    <w:p w14:paraId="5E34D1F6" w14:textId="77777777" w:rsidR="002A12C5" w:rsidRPr="0097375A" w:rsidRDefault="002A12C5" w:rsidP="002A12C5">
      <w:pPr>
        <w:pStyle w:val="Heading4"/>
        <w:jc w:val="both"/>
        <w:rPr>
          <w:i w:val="0"/>
          <w:iCs/>
          <w:sz w:val="24"/>
          <w:szCs w:val="24"/>
          <w:u w:val="single"/>
          <w:lang w:val="en-IN" w:eastAsia="en-IN" w:bidi="hi-IN"/>
        </w:rPr>
      </w:pPr>
      <w:r w:rsidRPr="0097375A">
        <w:rPr>
          <w:i w:val="0"/>
          <w:iCs/>
          <w:sz w:val="24"/>
          <w:szCs w:val="24"/>
          <w:u w:val="single"/>
        </w:rPr>
        <w:t>Future Scope</w:t>
      </w:r>
    </w:p>
    <w:p w14:paraId="2B67A7F4" w14:textId="77777777" w:rsidR="002A12C5" w:rsidRPr="00FC35A7" w:rsidRDefault="002A12C5" w:rsidP="002A12C5">
      <w:pPr>
        <w:pStyle w:val="NormalWeb"/>
        <w:numPr>
          <w:ilvl w:val="0"/>
          <w:numId w:val="15"/>
        </w:numPr>
      </w:pPr>
      <w:r w:rsidRPr="00FC35A7">
        <w:rPr>
          <w:rStyle w:val="Strong"/>
        </w:rPr>
        <w:t>Enhanced User Experience</w:t>
      </w:r>
      <w:r w:rsidRPr="00FC35A7">
        <w:t>: Continued improvements in user interfaces and personalized algorithms will make browsing and purchasing books more intuitive, tailoring suggestions to individual reading habits.</w:t>
      </w:r>
    </w:p>
    <w:p w14:paraId="42A31076" w14:textId="77777777" w:rsidR="002A12C5" w:rsidRPr="00FC35A7" w:rsidRDefault="002A12C5" w:rsidP="002A12C5">
      <w:pPr>
        <w:pStyle w:val="NormalWeb"/>
        <w:numPr>
          <w:ilvl w:val="0"/>
          <w:numId w:val="15"/>
        </w:numPr>
      </w:pPr>
      <w:r w:rsidRPr="00FC35A7">
        <w:rPr>
          <w:rStyle w:val="Strong"/>
        </w:rPr>
        <w:t>Subscription Services</w:t>
      </w:r>
      <w:r w:rsidRPr="00FC35A7">
        <w:t>: The rise of subscription models will likely expand, offering readers curated selections based on their interests, fostering community and loyalty.</w:t>
      </w:r>
    </w:p>
    <w:p w14:paraId="04BB4A06" w14:textId="77777777" w:rsidR="002A12C5" w:rsidRPr="00FC35A7" w:rsidRDefault="002A12C5" w:rsidP="002A12C5">
      <w:pPr>
        <w:pStyle w:val="NormalWeb"/>
        <w:numPr>
          <w:ilvl w:val="0"/>
          <w:numId w:val="15"/>
        </w:numPr>
      </w:pPr>
      <w:r w:rsidRPr="00FC35A7">
        <w:rPr>
          <w:rStyle w:val="Strong"/>
        </w:rPr>
        <w:t>Diverse Content Offerings</w:t>
      </w:r>
      <w:r w:rsidRPr="00FC35A7">
        <w:t>: Expansion into audiobooks, e-books, and self-publishing platforms will provide authors with more opportunities, while giving readers access to a wider variety of content.</w:t>
      </w:r>
    </w:p>
    <w:p w14:paraId="201382C7" w14:textId="77777777" w:rsidR="002A12C5" w:rsidRPr="00FC35A7" w:rsidRDefault="002A12C5" w:rsidP="002A12C5">
      <w:pPr>
        <w:pStyle w:val="NormalWeb"/>
        <w:numPr>
          <w:ilvl w:val="0"/>
          <w:numId w:val="15"/>
        </w:numPr>
      </w:pPr>
      <w:r w:rsidRPr="00FC35A7">
        <w:rPr>
          <w:rStyle w:val="Strong"/>
        </w:rPr>
        <w:t>Global Reach</w:t>
      </w:r>
      <w:r w:rsidRPr="00FC35A7">
        <w:t>: Improved logistics and digital marketing strategies will enable online bookstores to reach underserved markets worldwide, providing access to literature in diverse languages and formats.</w:t>
      </w:r>
    </w:p>
    <w:p w14:paraId="278CC16B" w14:textId="77777777" w:rsidR="002A12C5" w:rsidRDefault="002A12C5" w:rsidP="002A12C5">
      <w:pPr>
        <w:pStyle w:val="NormalWeb"/>
      </w:pPr>
      <w:r w:rsidRPr="00FC35A7">
        <w:t>By embracing these trends, online bookstores can enhance their offerings and ensure they remain integral to the evolving literary landscape. The future holds exciting possibilities</w:t>
      </w:r>
      <w:r>
        <w:t xml:space="preserve"> for readers and authors alike in this dynamic digital environment.</w:t>
      </w:r>
    </w:p>
    <w:p w14:paraId="5DE4F764" w14:textId="77777777" w:rsidR="002A12C5" w:rsidRPr="00B85747" w:rsidRDefault="002A12C5" w:rsidP="00B85747">
      <w:pPr>
        <w:pStyle w:val="Heading4"/>
        <w:ind w:left="0" w:firstLine="568"/>
        <w:jc w:val="left"/>
        <w:rPr>
          <w:b w:val="0"/>
          <w:bCs w:val="0"/>
          <w:i w:val="0"/>
          <w:iCs/>
          <w:sz w:val="24"/>
          <w:szCs w:val="24"/>
          <w:lang w:val="en-IN" w:eastAsia="en-IN" w:bidi="hi-IN"/>
        </w:rPr>
      </w:pPr>
    </w:p>
    <w:sectPr w:rsidR="002A12C5" w:rsidRPr="00B85747">
      <w:headerReference w:type="default" r:id="rId14"/>
      <w:footerReference w:type="default" r:id="rId15"/>
      <w:pgSz w:w="12240" w:h="15840"/>
      <w:pgMar w:top="1460" w:right="120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467F9" w14:textId="77777777" w:rsidR="004444CA" w:rsidRDefault="004444CA">
      <w:r>
        <w:separator/>
      </w:r>
    </w:p>
  </w:endnote>
  <w:endnote w:type="continuationSeparator" w:id="0">
    <w:p w14:paraId="4C754E01" w14:textId="77777777" w:rsidR="004444CA" w:rsidRDefault="004444CA">
      <w:r>
        <w:continuationSeparator/>
      </w:r>
    </w:p>
  </w:endnote>
  <w:endnote w:type="continuationNotice" w:id="1">
    <w:p w14:paraId="32249310" w14:textId="77777777" w:rsidR="004444CA" w:rsidRDefault="00444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0656" w14:textId="2D7962CD" w:rsidR="00F00662" w:rsidRDefault="00F00662">
    <w:pPr>
      <w:pStyle w:val="Footer"/>
    </w:pPr>
  </w:p>
  <w:p w14:paraId="24D02558" w14:textId="603576C3" w:rsidR="007B00CD" w:rsidRDefault="007B00CD">
    <w:pPr>
      <w:pStyle w:val="Footer"/>
    </w:pPr>
  </w:p>
  <w:p w14:paraId="7E19EFDA" w14:textId="77777777" w:rsidR="007B00CD" w:rsidRDefault="007B0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732F8" w14:textId="77777777" w:rsidR="004444CA" w:rsidRDefault="004444CA">
      <w:r>
        <w:separator/>
      </w:r>
    </w:p>
  </w:footnote>
  <w:footnote w:type="continuationSeparator" w:id="0">
    <w:p w14:paraId="554576D7" w14:textId="77777777" w:rsidR="004444CA" w:rsidRDefault="004444CA">
      <w:r>
        <w:continuationSeparator/>
      </w:r>
    </w:p>
  </w:footnote>
  <w:footnote w:type="continuationNotice" w:id="1">
    <w:p w14:paraId="71702091" w14:textId="77777777" w:rsidR="004444CA" w:rsidRDefault="004444C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7B9A3" w14:textId="18C7628C" w:rsidR="0087266B" w:rsidRPr="007B00CD" w:rsidRDefault="0087266B">
    <w:pPr>
      <w:pStyle w:val="Header"/>
      <w:pPrChange w:id="905" w:author="Harshita" w:date="2024-09-30T12:17:00Z">
        <w:pPr>
          <w:pStyle w:val="Header"/>
          <w:tabs>
            <w:tab w:val="center" w:pos="4970"/>
            <w:tab w:val="right" w:pos="9940"/>
          </w:tabs>
          <w:jc w:val="cent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393B"/>
    <w:multiLevelType w:val="hybridMultilevel"/>
    <w:tmpl w:val="7DBE562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 w15:restartNumberingAfterBreak="0">
    <w:nsid w:val="05AD5FF8"/>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30130"/>
    <w:multiLevelType w:val="multilevel"/>
    <w:tmpl w:val="8A68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022E7"/>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A6CCE"/>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D60D2"/>
    <w:multiLevelType w:val="multilevel"/>
    <w:tmpl w:val="38F4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B37A5"/>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C5CE3"/>
    <w:multiLevelType w:val="multilevel"/>
    <w:tmpl w:val="197C5CE3"/>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1B3A2FD0"/>
    <w:multiLevelType w:val="multilevel"/>
    <w:tmpl w:val="5730415E"/>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b/>
        <w:bCs/>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240" w:hanging="720"/>
      </w:pPr>
      <w:rPr>
        <w:rFonts w:hint="default"/>
        <w:sz w:val="24"/>
      </w:rPr>
    </w:lvl>
    <w:lvl w:ilvl="4">
      <w:start w:val="1"/>
      <w:numFmt w:val="decimal"/>
      <w:isLgl/>
      <w:lvlText w:val="%1.%2.%3.%4.%5"/>
      <w:lvlJc w:val="left"/>
      <w:pPr>
        <w:ind w:left="3960" w:hanging="1080"/>
      </w:pPr>
      <w:rPr>
        <w:rFonts w:hint="default"/>
        <w:sz w:val="24"/>
      </w:rPr>
    </w:lvl>
    <w:lvl w:ilvl="5">
      <w:start w:val="1"/>
      <w:numFmt w:val="decimal"/>
      <w:isLgl/>
      <w:lvlText w:val="%1.%2.%3.%4.%5.%6"/>
      <w:lvlJc w:val="left"/>
      <w:pPr>
        <w:ind w:left="4320" w:hanging="1080"/>
      </w:pPr>
      <w:rPr>
        <w:rFonts w:hint="default"/>
        <w:sz w:val="24"/>
      </w:rPr>
    </w:lvl>
    <w:lvl w:ilvl="6">
      <w:start w:val="1"/>
      <w:numFmt w:val="decimal"/>
      <w:isLgl/>
      <w:lvlText w:val="%1.%2.%3.%4.%5.%6.%7"/>
      <w:lvlJc w:val="left"/>
      <w:pPr>
        <w:ind w:left="5040" w:hanging="1440"/>
      </w:pPr>
      <w:rPr>
        <w:rFonts w:hint="default"/>
        <w:sz w:val="24"/>
      </w:rPr>
    </w:lvl>
    <w:lvl w:ilvl="7">
      <w:start w:val="1"/>
      <w:numFmt w:val="decimal"/>
      <w:isLgl/>
      <w:lvlText w:val="%1.%2.%3.%4.%5.%6.%7.%8"/>
      <w:lvlJc w:val="left"/>
      <w:pPr>
        <w:ind w:left="5400" w:hanging="1440"/>
      </w:pPr>
      <w:rPr>
        <w:rFonts w:hint="default"/>
        <w:sz w:val="24"/>
      </w:rPr>
    </w:lvl>
    <w:lvl w:ilvl="8">
      <w:start w:val="1"/>
      <w:numFmt w:val="decimal"/>
      <w:isLgl/>
      <w:lvlText w:val="%1.%2.%3.%4.%5.%6.%7.%8.%9"/>
      <w:lvlJc w:val="left"/>
      <w:pPr>
        <w:ind w:left="6120" w:hanging="1800"/>
      </w:pPr>
      <w:rPr>
        <w:rFonts w:hint="default"/>
        <w:sz w:val="24"/>
      </w:rPr>
    </w:lvl>
  </w:abstractNum>
  <w:abstractNum w:abstractNumId="9" w15:restartNumberingAfterBreak="0">
    <w:nsid w:val="1C38346A"/>
    <w:multiLevelType w:val="multilevel"/>
    <w:tmpl w:val="5730415E"/>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b/>
        <w:bCs/>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240" w:hanging="720"/>
      </w:pPr>
      <w:rPr>
        <w:rFonts w:hint="default"/>
        <w:sz w:val="24"/>
      </w:rPr>
    </w:lvl>
    <w:lvl w:ilvl="4">
      <w:start w:val="1"/>
      <w:numFmt w:val="decimal"/>
      <w:isLgl/>
      <w:lvlText w:val="%1.%2.%3.%4.%5"/>
      <w:lvlJc w:val="left"/>
      <w:pPr>
        <w:ind w:left="3960" w:hanging="1080"/>
      </w:pPr>
      <w:rPr>
        <w:rFonts w:hint="default"/>
        <w:sz w:val="24"/>
      </w:rPr>
    </w:lvl>
    <w:lvl w:ilvl="5">
      <w:start w:val="1"/>
      <w:numFmt w:val="decimal"/>
      <w:isLgl/>
      <w:lvlText w:val="%1.%2.%3.%4.%5.%6"/>
      <w:lvlJc w:val="left"/>
      <w:pPr>
        <w:ind w:left="4320" w:hanging="1080"/>
      </w:pPr>
      <w:rPr>
        <w:rFonts w:hint="default"/>
        <w:sz w:val="24"/>
      </w:rPr>
    </w:lvl>
    <w:lvl w:ilvl="6">
      <w:start w:val="1"/>
      <w:numFmt w:val="decimal"/>
      <w:isLgl/>
      <w:lvlText w:val="%1.%2.%3.%4.%5.%6.%7"/>
      <w:lvlJc w:val="left"/>
      <w:pPr>
        <w:ind w:left="5040" w:hanging="1440"/>
      </w:pPr>
      <w:rPr>
        <w:rFonts w:hint="default"/>
        <w:sz w:val="24"/>
      </w:rPr>
    </w:lvl>
    <w:lvl w:ilvl="7">
      <w:start w:val="1"/>
      <w:numFmt w:val="decimal"/>
      <w:isLgl/>
      <w:lvlText w:val="%1.%2.%3.%4.%5.%6.%7.%8"/>
      <w:lvlJc w:val="left"/>
      <w:pPr>
        <w:ind w:left="5400" w:hanging="1440"/>
      </w:pPr>
      <w:rPr>
        <w:rFonts w:hint="default"/>
        <w:sz w:val="24"/>
      </w:rPr>
    </w:lvl>
    <w:lvl w:ilvl="8">
      <w:start w:val="1"/>
      <w:numFmt w:val="decimal"/>
      <w:isLgl/>
      <w:lvlText w:val="%1.%2.%3.%4.%5.%6.%7.%8.%9"/>
      <w:lvlJc w:val="left"/>
      <w:pPr>
        <w:ind w:left="6120" w:hanging="1800"/>
      </w:pPr>
      <w:rPr>
        <w:rFonts w:hint="default"/>
        <w:sz w:val="24"/>
      </w:rPr>
    </w:lvl>
  </w:abstractNum>
  <w:abstractNum w:abstractNumId="10" w15:restartNumberingAfterBreak="0">
    <w:nsid w:val="1D9A66A2"/>
    <w:multiLevelType w:val="multilevel"/>
    <w:tmpl w:val="56F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0555D"/>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806B8B"/>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D1D88"/>
    <w:multiLevelType w:val="multilevel"/>
    <w:tmpl w:val="28AD1D88"/>
    <w:lvl w:ilvl="0">
      <w:start w:val="1"/>
      <w:numFmt w:val="decimal"/>
      <w:lvlText w:val="%1."/>
      <w:lvlJc w:val="left"/>
      <w:pPr>
        <w:ind w:left="823" w:hanging="721"/>
      </w:pPr>
      <w:rPr>
        <w:rFonts w:ascii="Times New Roman" w:eastAsia="Times New Roman" w:hAnsi="Times New Roman" w:cs="Times New Roman" w:hint="default"/>
        <w:b/>
        <w:bCs/>
        <w:spacing w:val="0"/>
        <w:w w:val="103"/>
        <w:sz w:val="23"/>
        <w:szCs w:val="23"/>
        <w:lang w:val="en-US" w:eastAsia="en-US" w:bidi="en-US"/>
      </w:rPr>
    </w:lvl>
    <w:lvl w:ilvl="1">
      <w:start w:val="1"/>
      <w:numFmt w:val="decimal"/>
      <w:lvlText w:val="%2."/>
      <w:lvlJc w:val="left"/>
      <w:pPr>
        <w:ind w:left="2142" w:hanging="599"/>
      </w:pPr>
      <w:rPr>
        <w:rFonts w:ascii="Times New Roman" w:eastAsia="Times New Roman" w:hAnsi="Times New Roman" w:cs="Times New Roman" w:hint="default"/>
        <w:spacing w:val="0"/>
        <w:w w:val="103"/>
        <w:sz w:val="23"/>
        <w:szCs w:val="23"/>
        <w:lang w:val="en-US" w:eastAsia="en-US" w:bidi="en-US"/>
      </w:rPr>
    </w:lvl>
    <w:lvl w:ilvl="2">
      <w:numFmt w:val="bullet"/>
      <w:lvlText w:val="•"/>
      <w:lvlJc w:val="left"/>
      <w:pPr>
        <w:ind w:left="3006" w:hanging="599"/>
      </w:pPr>
      <w:rPr>
        <w:rFonts w:hint="default"/>
        <w:lang w:val="en-US" w:eastAsia="en-US" w:bidi="en-US"/>
      </w:rPr>
    </w:lvl>
    <w:lvl w:ilvl="3">
      <w:numFmt w:val="bullet"/>
      <w:lvlText w:val="•"/>
      <w:lvlJc w:val="left"/>
      <w:pPr>
        <w:ind w:left="3873" w:hanging="599"/>
      </w:pPr>
      <w:rPr>
        <w:rFonts w:hint="default"/>
        <w:lang w:val="en-US" w:eastAsia="en-US" w:bidi="en-US"/>
      </w:rPr>
    </w:lvl>
    <w:lvl w:ilvl="4">
      <w:numFmt w:val="bullet"/>
      <w:lvlText w:val="•"/>
      <w:lvlJc w:val="left"/>
      <w:pPr>
        <w:ind w:left="4740" w:hanging="599"/>
      </w:pPr>
      <w:rPr>
        <w:rFonts w:hint="default"/>
        <w:lang w:val="en-US" w:eastAsia="en-US" w:bidi="en-US"/>
      </w:rPr>
    </w:lvl>
    <w:lvl w:ilvl="5">
      <w:numFmt w:val="bullet"/>
      <w:lvlText w:val="•"/>
      <w:lvlJc w:val="left"/>
      <w:pPr>
        <w:ind w:left="5606" w:hanging="599"/>
      </w:pPr>
      <w:rPr>
        <w:rFonts w:hint="default"/>
        <w:lang w:val="en-US" w:eastAsia="en-US" w:bidi="en-US"/>
      </w:rPr>
    </w:lvl>
    <w:lvl w:ilvl="6">
      <w:numFmt w:val="bullet"/>
      <w:lvlText w:val="•"/>
      <w:lvlJc w:val="left"/>
      <w:pPr>
        <w:ind w:left="6473" w:hanging="599"/>
      </w:pPr>
      <w:rPr>
        <w:rFonts w:hint="default"/>
        <w:lang w:val="en-US" w:eastAsia="en-US" w:bidi="en-US"/>
      </w:rPr>
    </w:lvl>
    <w:lvl w:ilvl="7">
      <w:numFmt w:val="bullet"/>
      <w:lvlText w:val="•"/>
      <w:lvlJc w:val="left"/>
      <w:pPr>
        <w:ind w:left="7340" w:hanging="599"/>
      </w:pPr>
      <w:rPr>
        <w:rFonts w:hint="default"/>
        <w:lang w:val="en-US" w:eastAsia="en-US" w:bidi="en-US"/>
      </w:rPr>
    </w:lvl>
    <w:lvl w:ilvl="8">
      <w:numFmt w:val="bullet"/>
      <w:lvlText w:val="•"/>
      <w:lvlJc w:val="left"/>
      <w:pPr>
        <w:ind w:left="8206" w:hanging="599"/>
      </w:pPr>
      <w:rPr>
        <w:rFonts w:hint="default"/>
        <w:lang w:val="en-US" w:eastAsia="en-US" w:bidi="en-US"/>
      </w:rPr>
    </w:lvl>
  </w:abstractNum>
  <w:abstractNum w:abstractNumId="14" w15:restartNumberingAfterBreak="0">
    <w:nsid w:val="30196528"/>
    <w:multiLevelType w:val="multilevel"/>
    <w:tmpl w:val="E92C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AE7EB7"/>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C38D2"/>
    <w:multiLevelType w:val="multilevel"/>
    <w:tmpl w:val="08DC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D3B52"/>
    <w:multiLevelType w:val="multilevel"/>
    <w:tmpl w:val="0148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1239AD"/>
    <w:multiLevelType w:val="hybridMultilevel"/>
    <w:tmpl w:val="E7B6CAE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 w15:restartNumberingAfterBreak="0">
    <w:nsid w:val="44B81698"/>
    <w:multiLevelType w:val="hybridMultilevel"/>
    <w:tmpl w:val="15860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563B17"/>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C730B"/>
    <w:multiLevelType w:val="multilevel"/>
    <w:tmpl w:val="8F66E286"/>
    <w:lvl w:ilvl="0">
      <w:start w:val="5"/>
      <w:numFmt w:val="decimal"/>
      <w:lvlText w:val="%1."/>
      <w:lvlJc w:val="left"/>
      <w:pPr>
        <w:ind w:left="502" w:hanging="360"/>
      </w:pPr>
      <w:rPr>
        <w:rFonts w:hint="default"/>
        <w:b/>
        <w:sz w:val="40"/>
        <w:szCs w:val="40"/>
      </w:rPr>
    </w:lvl>
    <w:lvl w:ilvl="1">
      <w:start w:val="1"/>
      <w:numFmt w:val="decimal"/>
      <w:isLgl/>
      <w:lvlText w:val="%1.%2"/>
      <w:lvlJc w:val="left"/>
      <w:pPr>
        <w:ind w:left="360" w:hanging="360"/>
      </w:pPr>
      <w:rPr>
        <w:rFonts w:hint="default"/>
        <w:b/>
        <w:bCs w:val="0"/>
      </w:rPr>
    </w:lvl>
    <w:lvl w:ilvl="2">
      <w:start w:val="1"/>
      <w:numFmt w:val="decimal"/>
      <w:isLgl/>
      <w:lvlText w:val="%1.%2.%3"/>
      <w:lvlJc w:val="left"/>
      <w:pPr>
        <w:ind w:left="862" w:hanging="720"/>
      </w:pPr>
      <w:rPr>
        <w:rFonts w:hint="default"/>
        <w:b w:val="0"/>
      </w:rPr>
    </w:lvl>
    <w:lvl w:ilvl="3">
      <w:start w:val="1"/>
      <w:numFmt w:val="decimal"/>
      <w:isLgl/>
      <w:lvlText w:val="%1.%2.%3.%4"/>
      <w:lvlJc w:val="left"/>
      <w:pPr>
        <w:ind w:left="862" w:hanging="720"/>
      </w:pPr>
      <w:rPr>
        <w:rFonts w:hint="default"/>
        <w:b w:val="0"/>
      </w:rPr>
    </w:lvl>
    <w:lvl w:ilvl="4">
      <w:start w:val="1"/>
      <w:numFmt w:val="decimal"/>
      <w:isLgl/>
      <w:lvlText w:val="%1.%2.%3.%4.%5"/>
      <w:lvlJc w:val="left"/>
      <w:pPr>
        <w:ind w:left="1222" w:hanging="1080"/>
      </w:pPr>
      <w:rPr>
        <w:rFonts w:hint="default"/>
        <w:b w:val="0"/>
      </w:rPr>
    </w:lvl>
    <w:lvl w:ilvl="5">
      <w:start w:val="1"/>
      <w:numFmt w:val="decimal"/>
      <w:isLgl/>
      <w:lvlText w:val="%1.%2.%3.%4.%5.%6"/>
      <w:lvlJc w:val="left"/>
      <w:pPr>
        <w:ind w:left="1222" w:hanging="1080"/>
      </w:pPr>
      <w:rPr>
        <w:rFonts w:hint="default"/>
        <w:b w:val="0"/>
      </w:rPr>
    </w:lvl>
    <w:lvl w:ilvl="6">
      <w:start w:val="1"/>
      <w:numFmt w:val="decimal"/>
      <w:isLgl/>
      <w:lvlText w:val="%1.%2.%3.%4.%5.%6.%7"/>
      <w:lvlJc w:val="left"/>
      <w:pPr>
        <w:ind w:left="1582" w:hanging="1440"/>
      </w:pPr>
      <w:rPr>
        <w:rFonts w:hint="default"/>
        <w:b w:val="0"/>
      </w:rPr>
    </w:lvl>
    <w:lvl w:ilvl="7">
      <w:start w:val="1"/>
      <w:numFmt w:val="decimal"/>
      <w:isLgl/>
      <w:lvlText w:val="%1.%2.%3.%4.%5.%6.%7.%8"/>
      <w:lvlJc w:val="left"/>
      <w:pPr>
        <w:ind w:left="1582" w:hanging="1440"/>
      </w:pPr>
      <w:rPr>
        <w:rFonts w:hint="default"/>
        <w:b w:val="0"/>
      </w:rPr>
    </w:lvl>
    <w:lvl w:ilvl="8">
      <w:start w:val="1"/>
      <w:numFmt w:val="decimal"/>
      <w:isLgl/>
      <w:lvlText w:val="%1.%2.%3.%4.%5.%6.%7.%8.%9"/>
      <w:lvlJc w:val="left"/>
      <w:pPr>
        <w:ind w:left="1942" w:hanging="1800"/>
      </w:pPr>
      <w:rPr>
        <w:rFonts w:hint="default"/>
        <w:b w:val="0"/>
      </w:rPr>
    </w:lvl>
  </w:abstractNum>
  <w:abstractNum w:abstractNumId="22" w15:restartNumberingAfterBreak="0">
    <w:nsid w:val="55AB467C"/>
    <w:multiLevelType w:val="hybridMultilevel"/>
    <w:tmpl w:val="4ECEA42C"/>
    <w:lvl w:ilvl="0" w:tplc="C0B8031A">
      <w:start w:val="1"/>
      <w:numFmt w:val="bullet"/>
      <w:lvlText w:val=""/>
      <w:lvlJc w:val="left"/>
      <w:pPr>
        <w:ind w:left="928" w:hanging="360"/>
      </w:pPr>
      <w:rPr>
        <w:rFonts w:ascii="Wingdings" w:hAnsi="Wingdings"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FA66D0"/>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497E40"/>
    <w:multiLevelType w:val="hybridMultilevel"/>
    <w:tmpl w:val="80A4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213A17"/>
    <w:multiLevelType w:val="multilevel"/>
    <w:tmpl w:val="AD58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C3FF9"/>
    <w:multiLevelType w:val="multilevel"/>
    <w:tmpl w:val="DF2A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72C2F"/>
    <w:multiLevelType w:val="multilevel"/>
    <w:tmpl w:val="8D00E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4F13F9"/>
    <w:multiLevelType w:val="multilevel"/>
    <w:tmpl w:val="634F13F9"/>
    <w:lvl w:ilvl="0">
      <w:start w:val="3"/>
      <w:numFmt w:val="decimal"/>
      <w:lvlText w:val="%1"/>
      <w:lvlJc w:val="left"/>
      <w:pPr>
        <w:ind w:left="823" w:hanging="721"/>
      </w:pPr>
      <w:rPr>
        <w:rFonts w:hint="default"/>
        <w:lang w:val="en-US" w:eastAsia="en-US" w:bidi="en-US"/>
      </w:rPr>
    </w:lvl>
    <w:lvl w:ilvl="1">
      <w:numFmt w:val="none"/>
      <w:lvlText w:val=""/>
      <w:lvlJc w:val="left"/>
      <w:pPr>
        <w:tabs>
          <w:tab w:val="left" w:pos="360"/>
        </w:tabs>
      </w:pPr>
    </w:lvl>
    <w:lvl w:ilvl="2">
      <w:numFmt w:val="bullet"/>
      <w:lvlText w:val=""/>
      <w:lvlJc w:val="left"/>
      <w:pPr>
        <w:ind w:left="1543" w:hanging="721"/>
      </w:pPr>
      <w:rPr>
        <w:rFonts w:ascii="Wingdings" w:eastAsia="Wingdings" w:hAnsi="Wingdings" w:cs="Wingdings" w:hint="default"/>
        <w:w w:val="103"/>
        <w:sz w:val="23"/>
        <w:szCs w:val="23"/>
        <w:lang w:val="en-US" w:eastAsia="en-US" w:bidi="en-US"/>
      </w:rPr>
    </w:lvl>
    <w:lvl w:ilvl="3">
      <w:numFmt w:val="bullet"/>
      <w:lvlText w:val="•"/>
      <w:lvlJc w:val="left"/>
      <w:pPr>
        <w:ind w:left="3406" w:hanging="721"/>
      </w:pPr>
      <w:rPr>
        <w:rFonts w:hint="default"/>
        <w:lang w:val="en-US" w:eastAsia="en-US" w:bidi="en-US"/>
      </w:rPr>
    </w:lvl>
    <w:lvl w:ilvl="4">
      <w:numFmt w:val="bullet"/>
      <w:lvlText w:val="•"/>
      <w:lvlJc w:val="left"/>
      <w:pPr>
        <w:ind w:left="4340" w:hanging="721"/>
      </w:pPr>
      <w:rPr>
        <w:rFonts w:hint="default"/>
        <w:lang w:val="en-US" w:eastAsia="en-US" w:bidi="en-US"/>
      </w:rPr>
    </w:lvl>
    <w:lvl w:ilvl="5">
      <w:numFmt w:val="bullet"/>
      <w:lvlText w:val="•"/>
      <w:lvlJc w:val="left"/>
      <w:pPr>
        <w:ind w:left="5273" w:hanging="721"/>
      </w:pPr>
      <w:rPr>
        <w:rFonts w:hint="default"/>
        <w:lang w:val="en-US" w:eastAsia="en-US" w:bidi="en-US"/>
      </w:rPr>
    </w:lvl>
    <w:lvl w:ilvl="6">
      <w:numFmt w:val="bullet"/>
      <w:lvlText w:val="•"/>
      <w:lvlJc w:val="left"/>
      <w:pPr>
        <w:ind w:left="6206" w:hanging="721"/>
      </w:pPr>
      <w:rPr>
        <w:rFonts w:hint="default"/>
        <w:lang w:val="en-US" w:eastAsia="en-US" w:bidi="en-US"/>
      </w:rPr>
    </w:lvl>
    <w:lvl w:ilvl="7">
      <w:numFmt w:val="bullet"/>
      <w:lvlText w:val="•"/>
      <w:lvlJc w:val="left"/>
      <w:pPr>
        <w:ind w:left="7140" w:hanging="721"/>
      </w:pPr>
      <w:rPr>
        <w:rFonts w:hint="default"/>
        <w:lang w:val="en-US" w:eastAsia="en-US" w:bidi="en-US"/>
      </w:rPr>
    </w:lvl>
    <w:lvl w:ilvl="8">
      <w:numFmt w:val="bullet"/>
      <w:lvlText w:val="•"/>
      <w:lvlJc w:val="left"/>
      <w:pPr>
        <w:ind w:left="8073" w:hanging="721"/>
      </w:pPr>
      <w:rPr>
        <w:rFonts w:hint="default"/>
        <w:lang w:val="en-US" w:eastAsia="en-US" w:bidi="en-US"/>
      </w:rPr>
    </w:lvl>
  </w:abstractNum>
  <w:abstractNum w:abstractNumId="29" w15:restartNumberingAfterBreak="0">
    <w:nsid w:val="641139BC"/>
    <w:multiLevelType w:val="hybridMultilevel"/>
    <w:tmpl w:val="D804A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723060"/>
    <w:multiLevelType w:val="multilevel"/>
    <w:tmpl w:val="196EDF2A"/>
    <w:lvl w:ilvl="0">
      <w:start w:val="4"/>
      <w:numFmt w:val="decimal"/>
      <w:lvlText w:val="%1"/>
      <w:lvlJc w:val="left"/>
      <w:pPr>
        <w:ind w:left="360" w:hanging="360"/>
      </w:pPr>
      <w:rPr>
        <w:rFonts w:hint="default"/>
        <w:b/>
        <w:sz w:val="28"/>
        <w:u w:val="single"/>
      </w:rPr>
    </w:lvl>
    <w:lvl w:ilvl="1">
      <w:start w:val="3"/>
      <w:numFmt w:val="decimal"/>
      <w:lvlText w:val="%1.%2"/>
      <w:lvlJc w:val="left"/>
      <w:pPr>
        <w:ind w:left="2160" w:hanging="360"/>
      </w:pPr>
      <w:rPr>
        <w:rFonts w:hint="default"/>
        <w:b/>
        <w:sz w:val="28"/>
        <w:u w:val="single"/>
      </w:rPr>
    </w:lvl>
    <w:lvl w:ilvl="2">
      <w:start w:val="1"/>
      <w:numFmt w:val="decimal"/>
      <w:lvlText w:val="%1.%2.%3"/>
      <w:lvlJc w:val="left"/>
      <w:pPr>
        <w:ind w:left="4320" w:hanging="720"/>
      </w:pPr>
      <w:rPr>
        <w:rFonts w:hint="default"/>
        <w:b/>
        <w:sz w:val="28"/>
        <w:u w:val="single"/>
      </w:rPr>
    </w:lvl>
    <w:lvl w:ilvl="3">
      <w:start w:val="1"/>
      <w:numFmt w:val="decimal"/>
      <w:lvlText w:val="%1.%2.%3.%4"/>
      <w:lvlJc w:val="left"/>
      <w:pPr>
        <w:ind w:left="6120" w:hanging="720"/>
      </w:pPr>
      <w:rPr>
        <w:rFonts w:hint="default"/>
        <w:b/>
        <w:sz w:val="28"/>
        <w:u w:val="single"/>
      </w:rPr>
    </w:lvl>
    <w:lvl w:ilvl="4">
      <w:start w:val="1"/>
      <w:numFmt w:val="decimal"/>
      <w:lvlText w:val="%1.%2.%3.%4.%5"/>
      <w:lvlJc w:val="left"/>
      <w:pPr>
        <w:ind w:left="8280" w:hanging="1080"/>
      </w:pPr>
      <w:rPr>
        <w:rFonts w:hint="default"/>
        <w:b/>
        <w:sz w:val="28"/>
        <w:u w:val="single"/>
      </w:rPr>
    </w:lvl>
    <w:lvl w:ilvl="5">
      <w:start w:val="1"/>
      <w:numFmt w:val="decimal"/>
      <w:lvlText w:val="%1.%2.%3.%4.%5.%6"/>
      <w:lvlJc w:val="left"/>
      <w:pPr>
        <w:ind w:left="10080" w:hanging="1080"/>
      </w:pPr>
      <w:rPr>
        <w:rFonts w:hint="default"/>
        <w:b/>
        <w:sz w:val="28"/>
        <w:u w:val="single"/>
      </w:rPr>
    </w:lvl>
    <w:lvl w:ilvl="6">
      <w:start w:val="1"/>
      <w:numFmt w:val="decimal"/>
      <w:lvlText w:val="%1.%2.%3.%4.%5.%6.%7"/>
      <w:lvlJc w:val="left"/>
      <w:pPr>
        <w:ind w:left="12240" w:hanging="1440"/>
      </w:pPr>
      <w:rPr>
        <w:rFonts w:hint="default"/>
        <w:b/>
        <w:sz w:val="28"/>
        <w:u w:val="single"/>
      </w:rPr>
    </w:lvl>
    <w:lvl w:ilvl="7">
      <w:start w:val="1"/>
      <w:numFmt w:val="decimal"/>
      <w:lvlText w:val="%1.%2.%3.%4.%5.%6.%7.%8"/>
      <w:lvlJc w:val="left"/>
      <w:pPr>
        <w:ind w:left="14040" w:hanging="1440"/>
      </w:pPr>
      <w:rPr>
        <w:rFonts w:hint="default"/>
        <w:b/>
        <w:sz w:val="28"/>
        <w:u w:val="single"/>
      </w:rPr>
    </w:lvl>
    <w:lvl w:ilvl="8">
      <w:start w:val="1"/>
      <w:numFmt w:val="decimal"/>
      <w:lvlText w:val="%1.%2.%3.%4.%5.%6.%7.%8.%9"/>
      <w:lvlJc w:val="left"/>
      <w:pPr>
        <w:ind w:left="16200" w:hanging="1800"/>
      </w:pPr>
      <w:rPr>
        <w:rFonts w:hint="default"/>
        <w:b/>
        <w:sz w:val="28"/>
        <w:u w:val="single"/>
      </w:rPr>
    </w:lvl>
  </w:abstractNum>
  <w:abstractNum w:abstractNumId="31" w15:restartNumberingAfterBreak="0">
    <w:nsid w:val="6CF253A7"/>
    <w:multiLevelType w:val="multilevel"/>
    <w:tmpl w:val="5730415E"/>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b/>
        <w:bCs/>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240" w:hanging="720"/>
      </w:pPr>
      <w:rPr>
        <w:rFonts w:hint="default"/>
        <w:sz w:val="24"/>
      </w:rPr>
    </w:lvl>
    <w:lvl w:ilvl="4">
      <w:start w:val="1"/>
      <w:numFmt w:val="decimal"/>
      <w:isLgl/>
      <w:lvlText w:val="%1.%2.%3.%4.%5"/>
      <w:lvlJc w:val="left"/>
      <w:pPr>
        <w:ind w:left="3960" w:hanging="1080"/>
      </w:pPr>
      <w:rPr>
        <w:rFonts w:hint="default"/>
        <w:sz w:val="24"/>
      </w:rPr>
    </w:lvl>
    <w:lvl w:ilvl="5">
      <w:start w:val="1"/>
      <w:numFmt w:val="decimal"/>
      <w:isLgl/>
      <w:lvlText w:val="%1.%2.%3.%4.%5.%6"/>
      <w:lvlJc w:val="left"/>
      <w:pPr>
        <w:ind w:left="4320" w:hanging="1080"/>
      </w:pPr>
      <w:rPr>
        <w:rFonts w:hint="default"/>
        <w:sz w:val="24"/>
      </w:rPr>
    </w:lvl>
    <w:lvl w:ilvl="6">
      <w:start w:val="1"/>
      <w:numFmt w:val="decimal"/>
      <w:isLgl/>
      <w:lvlText w:val="%1.%2.%3.%4.%5.%6.%7"/>
      <w:lvlJc w:val="left"/>
      <w:pPr>
        <w:ind w:left="5040" w:hanging="1440"/>
      </w:pPr>
      <w:rPr>
        <w:rFonts w:hint="default"/>
        <w:sz w:val="24"/>
      </w:rPr>
    </w:lvl>
    <w:lvl w:ilvl="7">
      <w:start w:val="1"/>
      <w:numFmt w:val="decimal"/>
      <w:isLgl/>
      <w:lvlText w:val="%1.%2.%3.%4.%5.%6.%7.%8"/>
      <w:lvlJc w:val="left"/>
      <w:pPr>
        <w:ind w:left="5400" w:hanging="1440"/>
      </w:pPr>
      <w:rPr>
        <w:rFonts w:hint="default"/>
        <w:sz w:val="24"/>
      </w:rPr>
    </w:lvl>
    <w:lvl w:ilvl="8">
      <w:start w:val="1"/>
      <w:numFmt w:val="decimal"/>
      <w:isLgl/>
      <w:lvlText w:val="%1.%2.%3.%4.%5.%6.%7.%8.%9"/>
      <w:lvlJc w:val="left"/>
      <w:pPr>
        <w:ind w:left="6120" w:hanging="1800"/>
      </w:pPr>
      <w:rPr>
        <w:rFonts w:hint="default"/>
        <w:sz w:val="24"/>
      </w:rPr>
    </w:lvl>
  </w:abstractNum>
  <w:abstractNum w:abstractNumId="32" w15:restartNumberingAfterBreak="0">
    <w:nsid w:val="6E1901E1"/>
    <w:multiLevelType w:val="multilevel"/>
    <w:tmpl w:val="A15A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2A0D6C"/>
    <w:multiLevelType w:val="multilevel"/>
    <w:tmpl w:val="5A246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306C5E"/>
    <w:multiLevelType w:val="multilevel"/>
    <w:tmpl w:val="320C8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542E8B"/>
    <w:multiLevelType w:val="multilevel"/>
    <w:tmpl w:val="7562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4265E"/>
    <w:multiLevelType w:val="hybridMultilevel"/>
    <w:tmpl w:val="1736C3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1047573"/>
    <w:multiLevelType w:val="multilevel"/>
    <w:tmpl w:val="3E70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CB1381"/>
    <w:multiLevelType w:val="multilevel"/>
    <w:tmpl w:val="FD8C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E67D90"/>
    <w:multiLevelType w:val="multilevel"/>
    <w:tmpl w:val="C5BEC3CC"/>
    <w:lvl w:ilvl="0">
      <w:start w:val="4"/>
      <w:numFmt w:val="decimal"/>
      <w:lvlText w:val="%1"/>
      <w:lvlJc w:val="left"/>
      <w:pPr>
        <w:ind w:left="360" w:hanging="360"/>
      </w:pPr>
      <w:rPr>
        <w:rFonts w:hint="default"/>
        <w:b/>
        <w:sz w:val="28"/>
        <w:u w:val="single"/>
      </w:rPr>
    </w:lvl>
    <w:lvl w:ilvl="1">
      <w:start w:val="3"/>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40" w15:restartNumberingAfterBreak="0">
    <w:nsid w:val="7FDE2FEF"/>
    <w:multiLevelType w:val="multilevel"/>
    <w:tmpl w:val="E230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8"/>
  </w:num>
  <w:num w:numId="3">
    <w:abstractNumId w:val="7"/>
  </w:num>
  <w:num w:numId="4">
    <w:abstractNumId w:val="9"/>
  </w:num>
  <w:num w:numId="5">
    <w:abstractNumId w:val="31"/>
  </w:num>
  <w:num w:numId="6">
    <w:abstractNumId w:val="30"/>
  </w:num>
  <w:num w:numId="7">
    <w:abstractNumId w:val="39"/>
  </w:num>
  <w:num w:numId="8">
    <w:abstractNumId w:val="21"/>
  </w:num>
  <w:num w:numId="9">
    <w:abstractNumId w:val="10"/>
  </w:num>
  <w:num w:numId="10">
    <w:abstractNumId w:val="37"/>
  </w:num>
  <w:num w:numId="11">
    <w:abstractNumId w:val="25"/>
  </w:num>
  <w:num w:numId="12">
    <w:abstractNumId w:val="38"/>
  </w:num>
  <w:num w:numId="13">
    <w:abstractNumId w:val="5"/>
  </w:num>
  <w:num w:numId="14">
    <w:abstractNumId w:val="22"/>
  </w:num>
  <w:num w:numId="15">
    <w:abstractNumId w:val="34"/>
  </w:num>
  <w:num w:numId="16">
    <w:abstractNumId w:val="8"/>
  </w:num>
  <w:num w:numId="17">
    <w:abstractNumId w:val="36"/>
  </w:num>
  <w:num w:numId="18">
    <w:abstractNumId w:val="14"/>
  </w:num>
  <w:num w:numId="19">
    <w:abstractNumId w:val="35"/>
  </w:num>
  <w:num w:numId="20">
    <w:abstractNumId w:val="26"/>
  </w:num>
  <w:num w:numId="21">
    <w:abstractNumId w:val="29"/>
  </w:num>
  <w:num w:numId="22">
    <w:abstractNumId w:val="17"/>
  </w:num>
  <w:num w:numId="23">
    <w:abstractNumId w:val="2"/>
  </w:num>
  <w:num w:numId="24">
    <w:abstractNumId w:val="33"/>
  </w:num>
  <w:num w:numId="25">
    <w:abstractNumId w:val="27"/>
  </w:num>
  <w:num w:numId="26">
    <w:abstractNumId w:val="19"/>
  </w:num>
  <w:num w:numId="27">
    <w:abstractNumId w:val="16"/>
  </w:num>
  <w:num w:numId="28">
    <w:abstractNumId w:val="12"/>
  </w:num>
  <w:num w:numId="29">
    <w:abstractNumId w:val="32"/>
  </w:num>
  <w:num w:numId="30">
    <w:abstractNumId w:val="24"/>
  </w:num>
  <w:num w:numId="31">
    <w:abstractNumId w:val="6"/>
  </w:num>
  <w:num w:numId="32">
    <w:abstractNumId w:val="23"/>
  </w:num>
  <w:num w:numId="33">
    <w:abstractNumId w:val="20"/>
  </w:num>
  <w:num w:numId="34">
    <w:abstractNumId w:val="1"/>
  </w:num>
  <w:num w:numId="35">
    <w:abstractNumId w:val="40"/>
  </w:num>
  <w:num w:numId="36">
    <w:abstractNumId w:val="4"/>
  </w:num>
  <w:num w:numId="37">
    <w:abstractNumId w:val="3"/>
  </w:num>
  <w:num w:numId="38">
    <w:abstractNumId w:val="11"/>
  </w:num>
  <w:num w:numId="39">
    <w:abstractNumId w:val="15"/>
  </w:num>
  <w:num w:numId="40">
    <w:abstractNumId w:val="18"/>
  </w:num>
  <w:num w:numId="4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rshita">
    <w15:presenceInfo w15:providerId="None" w15:userId="Harshi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noPunctuationKerning/>
  <w:characterSpacingControl w:val="doNotCompress"/>
  <w:footnotePr>
    <w:footnote w:id="-1"/>
    <w:footnote w:id="0"/>
    <w:footnote w:id="1"/>
  </w:footnotePr>
  <w:endnotePr>
    <w:endnote w:id="-1"/>
    <w:endnote w:id="0"/>
    <w:endnote w:id="1"/>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D06"/>
    <w:rsid w:val="0002276A"/>
    <w:rsid w:val="000359C3"/>
    <w:rsid w:val="000A7878"/>
    <w:rsid w:val="000B678A"/>
    <w:rsid w:val="000C218E"/>
    <w:rsid w:val="000C615A"/>
    <w:rsid w:val="00154EE3"/>
    <w:rsid w:val="0018223B"/>
    <w:rsid w:val="001869BC"/>
    <w:rsid w:val="00205BDF"/>
    <w:rsid w:val="00254D91"/>
    <w:rsid w:val="002A12C5"/>
    <w:rsid w:val="003503FA"/>
    <w:rsid w:val="003B6E68"/>
    <w:rsid w:val="003E6740"/>
    <w:rsid w:val="004444CA"/>
    <w:rsid w:val="00451400"/>
    <w:rsid w:val="00486567"/>
    <w:rsid w:val="004B4A0C"/>
    <w:rsid w:val="005033BC"/>
    <w:rsid w:val="0050736B"/>
    <w:rsid w:val="0054260C"/>
    <w:rsid w:val="005512FD"/>
    <w:rsid w:val="00617341"/>
    <w:rsid w:val="00646775"/>
    <w:rsid w:val="006579E6"/>
    <w:rsid w:val="006B20C2"/>
    <w:rsid w:val="00716B6F"/>
    <w:rsid w:val="00747E65"/>
    <w:rsid w:val="00780D06"/>
    <w:rsid w:val="00794CCA"/>
    <w:rsid w:val="00795EC8"/>
    <w:rsid w:val="007B00CD"/>
    <w:rsid w:val="007D34AF"/>
    <w:rsid w:val="008450A9"/>
    <w:rsid w:val="0087266B"/>
    <w:rsid w:val="00884BFB"/>
    <w:rsid w:val="00931698"/>
    <w:rsid w:val="0097375A"/>
    <w:rsid w:val="00A06993"/>
    <w:rsid w:val="00A532A6"/>
    <w:rsid w:val="00AC5FAF"/>
    <w:rsid w:val="00AE4BD9"/>
    <w:rsid w:val="00AF615F"/>
    <w:rsid w:val="00B85747"/>
    <w:rsid w:val="00BB30C3"/>
    <w:rsid w:val="00BD44B6"/>
    <w:rsid w:val="00C07CB1"/>
    <w:rsid w:val="00C60B05"/>
    <w:rsid w:val="00CA2BED"/>
    <w:rsid w:val="00CD7D6C"/>
    <w:rsid w:val="00D20846"/>
    <w:rsid w:val="00D27CA5"/>
    <w:rsid w:val="00D3661F"/>
    <w:rsid w:val="00D65C4A"/>
    <w:rsid w:val="00DE1EA0"/>
    <w:rsid w:val="00DE6C4B"/>
    <w:rsid w:val="00E35599"/>
    <w:rsid w:val="00EE65D4"/>
    <w:rsid w:val="00F00662"/>
    <w:rsid w:val="00F423C4"/>
    <w:rsid w:val="00F640B9"/>
    <w:rsid w:val="00F87AB7"/>
    <w:rsid w:val="00FC1DA7"/>
    <w:rsid w:val="00FC35A7"/>
    <w:rsid w:val="00FC4BCE"/>
    <w:rsid w:val="00FE3D36"/>
    <w:rsid w:val="02E85DBE"/>
    <w:rsid w:val="4128575D"/>
    <w:rsid w:val="4B481E00"/>
    <w:rsid w:val="56C553EB"/>
    <w:rsid w:val="57F6355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55BB"/>
  <w15:docId w15:val="{0CE875F7-6D61-4634-9201-12D88983A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en-US" w:eastAsia="en-US" w:bidi="en-US"/>
    </w:rPr>
  </w:style>
  <w:style w:type="paragraph" w:styleId="Heading1">
    <w:name w:val="heading 1"/>
    <w:basedOn w:val="Normal"/>
    <w:uiPriority w:val="1"/>
    <w:qFormat/>
    <w:pPr>
      <w:ind w:left="62" w:right="81"/>
      <w:jc w:val="center"/>
      <w:outlineLvl w:val="0"/>
    </w:pPr>
    <w:rPr>
      <w:b/>
      <w:bCs/>
      <w:sz w:val="36"/>
      <w:szCs w:val="36"/>
    </w:rPr>
  </w:style>
  <w:style w:type="paragraph" w:styleId="Heading2">
    <w:name w:val="heading 2"/>
    <w:basedOn w:val="Normal"/>
    <w:uiPriority w:val="1"/>
    <w:qFormat/>
    <w:pPr>
      <w:ind w:left="2164" w:right="81"/>
      <w:jc w:val="center"/>
      <w:outlineLvl w:val="1"/>
    </w:pPr>
    <w:rPr>
      <w:b/>
      <w:bCs/>
      <w:sz w:val="31"/>
      <w:szCs w:val="31"/>
    </w:rPr>
  </w:style>
  <w:style w:type="paragraph" w:styleId="Heading3">
    <w:name w:val="heading 3"/>
    <w:basedOn w:val="Normal"/>
    <w:uiPriority w:val="1"/>
    <w:qFormat/>
    <w:pPr>
      <w:ind w:left="2164" w:right="1816"/>
      <w:jc w:val="center"/>
      <w:outlineLvl w:val="2"/>
    </w:pPr>
    <w:rPr>
      <w:b/>
      <w:bCs/>
      <w:sz w:val="28"/>
      <w:szCs w:val="28"/>
    </w:rPr>
  </w:style>
  <w:style w:type="paragraph" w:styleId="Heading4">
    <w:name w:val="heading 4"/>
    <w:basedOn w:val="Normal"/>
    <w:uiPriority w:val="1"/>
    <w:qFormat/>
    <w:pPr>
      <w:ind w:left="2164" w:right="1820"/>
      <w:jc w:val="center"/>
      <w:outlineLvl w:val="3"/>
    </w:pPr>
    <w:rPr>
      <w:b/>
      <w:bCs/>
      <w:i/>
      <w:sz w:val="28"/>
      <w:szCs w:val="28"/>
    </w:rPr>
  </w:style>
  <w:style w:type="paragraph" w:styleId="Heading5">
    <w:name w:val="heading 5"/>
    <w:basedOn w:val="Normal"/>
    <w:uiPriority w:val="1"/>
    <w:qFormat/>
    <w:pPr>
      <w:ind w:left="2159" w:right="1816"/>
      <w:jc w:val="center"/>
      <w:outlineLvl w:val="4"/>
    </w:pPr>
    <w:rPr>
      <w:sz w:val="28"/>
      <w:szCs w:val="28"/>
    </w:rPr>
  </w:style>
  <w:style w:type="paragraph" w:styleId="Heading6">
    <w:name w:val="heading 6"/>
    <w:basedOn w:val="Normal"/>
    <w:uiPriority w:val="1"/>
    <w:qFormat/>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823" w:hanging="721"/>
    </w:pPr>
  </w:style>
  <w:style w:type="paragraph" w:customStyle="1" w:styleId="TableParagraph">
    <w:name w:val="Table Paragraph"/>
    <w:basedOn w:val="Normal"/>
    <w:uiPriority w:val="1"/>
    <w:qFormat/>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paragraph" w:styleId="NormalWeb">
    <w:name w:val="Normal (Web)"/>
    <w:basedOn w:val="Normal"/>
    <w:uiPriority w:val="99"/>
    <w:unhideWhenUsed/>
    <w:rsid w:val="00A532A6"/>
    <w:pPr>
      <w:widowControl/>
      <w:autoSpaceDE/>
      <w:autoSpaceDN/>
      <w:spacing w:before="100" w:beforeAutospacing="1" w:after="100" w:afterAutospacing="1"/>
    </w:pPr>
    <w:rPr>
      <w:sz w:val="24"/>
      <w:szCs w:val="24"/>
      <w:lang w:val="en-IN" w:eastAsia="en-IN" w:bidi="hi-IN"/>
    </w:rPr>
  </w:style>
  <w:style w:type="table" w:styleId="PlainTable1">
    <w:name w:val="Plain Table 1"/>
    <w:basedOn w:val="TableNormal"/>
    <w:uiPriority w:val="41"/>
    <w:rsid w:val="00A532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C60B05"/>
    <w:rPr>
      <w:b/>
      <w:bCs/>
    </w:rPr>
  </w:style>
  <w:style w:type="character" w:styleId="Hyperlink">
    <w:name w:val="Hyperlink"/>
    <w:basedOn w:val="DefaultParagraphFont"/>
    <w:uiPriority w:val="99"/>
    <w:semiHidden/>
    <w:unhideWhenUsed/>
    <w:rsid w:val="00F00662"/>
    <w:rPr>
      <w:color w:val="0000FF"/>
      <w:u w:val="single"/>
    </w:rPr>
  </w:style>
  <w:style w:type="character" w:styleId="HTMLCode">
    <w:name w:val="HTML Code"/>
    <w:basedOn w:val="DefaultParagraphFont"/>
    <w:uiPriority w:val="99"/>
    <w:semiHidden/>
    <w:unhideWhenUsed/>
    <w:rsid w:val="00F00662"/>
    <w:rPr>
      <w:rFonts w:ascii="Courier New" w:eastAsia="Times New Roman" w:hAnsi="Courier New" w:cs="Courier New"/>
      <w:sz w:val="20"/>
      <w:szCs w:val="20"/>
    </w:rPr>
  </w:style>
  <w:style w:type="paragraph" w:styleId="Revision">
    <w:name w:val="Revision"/>
    <w:hidden/>
    <w:uiPriority w:val="99"/>
    <w:semiHidden/>
    <w:rsid w:val="00F00662"/>
    <w:rPr>
      <w:rFonts w:eastAsia="Times New Roman"/>
      <w:sz w:val="22"/>
      <w:szCs w:val="22"/>
      <w:lang w:val="en-US" w:eastAsia="en-US" w:bidi="en-US"/>
    </w:rPr>
  </w:style>
  <w:style w:type="paragraph" w:styleId="BalloonText">
    <w:name w:val="Balloon Text"/>
    <w:basedOn w:val="Normal"/>
    <w:link w:val="BalloonTextChar"/>
    <w:uiPriority w:val="99"/>
    <w:semiHidden/>
    <w:unhideWhenUsed/>
    <w:rsid w:val="00F006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62"/>
    <w:rPr>
      <w:rFonts w:ascii="Segoe UI" w:eastAsia="Times New Roman" w:hAnsi="Segoe UI" w:cs="Segoe UI"/>
      <w:sz w:val="18"/>
      <w:szCs w:val="18"/>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489">
      <w:bodyDiv w:val="1"/>
      <w:marLeft w:val="0"/>
      <w:marRight w:val="0"/>
      <w:marTop w:val="0"/>
      <w:marBottom w:val="0"/>
      <w:divBdr>
        <w:top w:val="none" w:sz="0" w:space="0" w:color="auto"/>
        <w:left w:val="none" w:sz="0" w:space="0" w:color="auto"/>
        <w:bottom w:val="none" w:sz="0" w:space="0" w:color="auto"/>
        <w:right w:val="none" w:sz="0" w:space="0" w:color="auto"/>
      </w:divBdr>
      <w:divsChild>
        <w:div w:id="1613824597">
          <w:marLeft w:val="0"/>
          <w:marRight w:val="0"/>
          <w:marTop w:val="0"/>
          <w:marBottom w:val="0"/>
          <w:divBdr>
            <w:top w:val="none" w:sz="0" w:space="0" w:color="auto"/>
            <w:left w:val="none" w:sz="0" w:space="0" w:color="auto"/>
            <w:bottom w:val="none" w:sz="0" w:space="0" w:color="auto"/>
            <w:right w:val="none" w:sz="0" w:space="0" w:color="auto"/>
          </w:divBdr>
          <w:divsChild>
            <w:div w:id="46148837">
              <w:marLeft w:val="0"/>
              <w:marRight w:val="0"/>
              <w:marTop w:val="0"/>
              <w:marBottom w:val="0"/>
              <w:divBdr>
                <w:top w:val="none" w:sz="0" w:space="0" w:color="auto"/>
                <w:left w:val="none" w:sz="0" w:space="0" w:color="auto"/>
                <w:bottom w:val="none" w:sz="0" w:space="0" w:color="auto"/>
                <w:right w:val="none" w:sz="0" w:space="0" w:color="auto"/>
              </w:divBdr>
            </w:div>
            <w:div w:id="59594536">
              <w:marLeft w:val="0"/>
              <w:marRight w:val="0"/>
              <w:marTop w:val="0"/>
              <w:marBottom w:val="0"/>
              <w:divBdr>
                <w:top w:val="none" w:sz="0" w:space="0" w:color="auto"/>
                <w:left w:val="none" w:sz="0" w:space="0" w:color="auto"/>
                <w:bottom w:val="none" w:sz="0" w:space="0" w:color="auto"/>
                <w:right w:val="none" w:sz="0" w:space="0" w:color="auto"/>
              </w:divBdr>
            </w:div>
            <w:div w:id="182324225">
              <w:marLeft w:val="0"/>
              <w:marRight w:val="0"/>
              <w:marTop w:val="0"/>
              <w:marBottom w:val="0"/>
              <w:divBdr>
                <w:top w:val="none" w:sz="0" w:space="0" w:color="auto"/>
                <w:left w:val="none" w:sz="0" w:space="0" w:color="auto"/>
                <w:bottom w:val="none" w:sz="0" w:space="0" w:color="auto"/>
                <w:right w:val="none" w:sz="0" w:space="0" w:color="auto"/>
              </w:divBdr>
            </w:div>
            <w:div w:id="284318220">
              <w:marLeft w:val="0"/>
              <w:marRight w:val="0"/>
              <w:marTop w:val="0"/>
              <w:marBottom w:val="0"/>
              <w:divBdr>
                <w:top w:val="none" w:sz="0" w:space="0" w:color="auto"/>
                <w:left w:val="none" w:sz="0" w:space="0" w:color="auto"/>
                <w:bottom w:val="none" w:sz="0" w:space="0" w:color="auto"/>
                <w:right w:val="none" w:sz="0" w:space="0" w:color="auto"/>
              </w:divBdr>
            </w:div>
            <w:div w:id="329259790">
              <w:marLeft w:val="0"/>
              <w:marRight w:val="0"/>
              <w:marTop w:val="0"/>
              <w:marBottom w:val="0"/>
              <w:divBdr>
                <w:top w:val="none" w:sz="0" w:space="0" w:color="auto"/>
                <w:left w:val="none" w:sz="0" w:space="0" w:color="auto"/>
                <w:bottom w:val="none" w:sz="0" w:space="0" w:color="auto"/>
                <w:right w:val="none" w:sz="0" w:space="0" w:color="auto"/>
              </w:divBdr>
            </w:div>
            <w:div w:id="394478625">
              <w:marLeft w:val="0"/>
              <w:marRight w:val="0"/>
              <w:marTop w:val="0"/>
              <w:marBottom w:val="0"/>
              <w:divBdr>
                <w:top w:val="none" w:sz="0" w:space="0" w:color="auto"/>
                <w:left w:val="none" w:sz="0" w:space="0" w:color="auto"/>
                <w:bottom w:val="none" w:sz="0" w:space="0" w:color="auto"/>
                <w:right w:val="none" w:sz="0" w:space="0" w:color="auto"/>
              </w:divBdr>
            </w:div>
            <w:div w:id="423913664">
              <w:marLeft w:val="0"/>
              <w:marRight w:val="0"/>
              <w:marTop w:val="0"/>
              <w:marBottom w:val="0"/>
              <w:divBdr>
                <w:top w:val="none" w:sz="0" w:space="0" w:color="auto"/>
                <w:left w:val="none" w:sz="0" w:space="0" w:color="auto"/>
                <w:bottom w:val="none" w:sz="0" w:space="0" w:color="auto"/>
                <w:right w:val="none" w:sz="0" w:space="0" w:color="auto"/>
              </w:divBdr>
            </w:div>
            <w:div w:id="433592520">
              <w:marLeft w:val="0"/>
              <w:marRight w:val="0"/>
              <w:marTop w:val="0"/>
              <w:marBottom w:val="0"/>
              <w:divBdr>
                <w:top w:val="none" w:sz="0" w:space="0" w:color="auto"/>
                <w:left w:val="none" w:sz="0" w:space="0" w:color="auto"/>
                <w:bottom w:val="none" w:sz="0" w:space="0" w:color="auto"/>
                <w:right w:val="none" w:sz="0" w:space="0" w:color="auto"/>
              </w:divBdr>
            </w:div>
            <w:div w:id="453208964">
              <w:marLeft w:val="0"/>
              <w:marRight w:val="0"/>
              <w:marTop w:val="0"/>
              <w:marBottom w:val="0"/>
              <w:divBdr>
                <w:top w:val="none" w:sz="0" w:space="0" w:color="auto"/>
                <w:left w:val="none" w:sz="0" w:space="0" w:color="auto"/>
                <w:bottom w:val="none" w:sz="0" w:space="0" w:color="auto"/>
                <w:right w:val="none" w:sz="0" w:space="0" w:color="auto"/>
              </w:divBdr>
            </w:div>
            <w:div w:id="455372064">
              <w:marLeft w:val="0"/>
              <w:marRight w:val="0"/>
              <w:marTop w:val="0"/>
              <w:marBottom w:val="0"/>
              <w:divBdr>
                <w:top w:val="none" w:sz="0" w:space="0" w:color="auto"/>
                <w:left w:val="none" w:sz="0" w:space="0" w:color="auto"/>
                <w:bottom w:val="none" w:sz="0" w:space="0" w:color="auto"/>
                <w:right w:val="none" w:sz="0" w:space="0" w:color="auto"/>
              </w:divBdr>
            </w:div>
            <w:div w:id="536433452">
              <w:marLeft w:val="0"/>
              <w:marRight w:val="0"/>
              <w:marTop w:val="0"/>
              <w:marBottom w:val="0"/>
              <w:divBdr>
                <w:top w:val="none" w:sz="0" w:space="0" w:color="auto"/>
                <w:left w:val="none" w:sz="0" w:space="0" w:color="auto"/>
                <w:bottom w:val="none" w:sz="0" w:space="0" w:color="auto"/>
                <w:right w:val="none" w:sz="0" w:space="0" w:color="auto"/>
              </w:divBdr>
            </w:div>
            <w:div w:id="539980150">
              <w:marLeft w:val="0"/>
              <w:marRight w:val="0"/>
              <w:marTop w:val="0"/>
              <w:marBottom w:val="0"/>
              <w:divBdr>
                <w:top w:val="none" w:sz="0" w:space="0" w:color="auto"/>
                <w:left w:val="none" w:sz="0" w:space="0" w:color="auto"/>
                <w:bottom w:val="none" w:sz="0" w:space="0" w:color="auto"/>
                <w:right w:val="none" w:sz="0" w:space="0" w:color="auto"/>
              </w:divBdr>
            </w:div>
            <w:div w:id="544023906">
              <w:marLeft w:val="0"/>
              <w:marRight w:val="0"/>
              <w:marTop w:val="0"/>
              <w:marBottom w:val="0"/>
              <w:divBdr>
                <w:top w:val="none" w:sz="0" w:space="0" w:color="auto"/>
                <w:left w:val="none" w:sz="0" w:space="0" w:color="auto"/>
                <w:bottom w:val="none" w:sz="0" w:space="0" w:color="auto"/>
                <w:right w:val="none" w:sz="0" w:space="0" w:color="auto"/>
              </w:divBdr>
            </w:div>
            <w:div w:id="592326028">
              <w:marLeft w:val="0"/>
              <w:marRight w:val="0"/>
              <w:marTop w:val="0"/>
              <w:marBottom w:val="0"/>
              <w:divBdr>
                <w:top w:val="none" w:sz="0" w:space="0" w:color="auto"/>
                <w:left w:val="none" w:sz="0" w:space="0" w:color="auto"/>
                <w:bottom w:val="none" w:sz="0" w:space="0" w:color="auto"/>
                <w:right w:val="none" w:sz="0" w:space="0" w:color="auto"/>
              </w:divBdr>
            </w:div>
            <w:div w:id="620382948">
              <w:marLeft w:val="0"/>
              <w:marRight w:val="0"/>
              <w:marTop w:val="0"/>
              <w:marBottom w:val="0"/>
              <w:divBdr>
                <w:top w:val="none" w:sz="0" w:space="0" w:color="auto"/>
                <w:left w:val="none" w:sz="0" w:space="0" w:color="auto"/>
                <w:bottom w:val="none" w:sz="0" w:space="0" w:color="auto"/>
                <w:right w:val="none" w:sz="0" w:space="0" w:color="auto"/>
              </w:divBdr>
            </w:div>
            <w:div w:id="647326220">
              <w:marLeft w:val="0"/>
              <w:marRight w:val="0"/>
              <w:marTop w:val="0"/>
              <w:marBottom w:val="0"/>
              <w:divBdr>
                <w:top w:val="none" w:sz="0" w:space="0" w:color="auto"/>
                <w:left w:val="none" w:sz="0" w:space="0" w:color="auto"/>
                <w:bottom w:val="none" w:sz="0" w:space="0" w:color="auto"/>
                <w:right w:val="none" w:sz="0" w:space="0" w:color="auto"/>
              </w:divBdr>
            </w:div>
            <w:div w:id="669022617">
              <w:marLeft w:val="0"/>
              <w:marRight w:val="0"/>
              <w:marTop w:val="0"/>
              <w:marBottom w:val="0"/>
              <w:divBdr>
                <w:top w:val="none" w:sz="0" w:space="0" w:color="auto"/>
                <w:left w:val="none" w:sz="0" w:space="0" w:color="auto"/>
                <w:bottom w:val="none" w:sz="0" w:space="0" w:color="auto"/>
                <w:right w:val="none" w:sz="0" w:space="0" w:color="auto"/>
              </w:divBdr>
            </w:div>
            <w:div w:id="708410166">
              <w:marLeft w:val="0"/>
              <w:marRight w:val="0"/>
              <w:marTop w:val="0"/>
              <w:marBottom w:val="0"/>
              <w:divBdr>
                <w:top w:val="none" w:sz="0" w:space="0" w:color="auto"/>
                <w:left w:val="none" w:sz="0" w:space="0" w:color="auto"/>
                <w:bottom w:val="none" w:sz="0" w:space="0" w:color="auto"/>
                <w:right w:val="none" w:sz="0" w:space="0" w:color="auto"/>
              </w:divBdr>
            </w:div>
            <w:div w:id="714694129">
              <w:marLeft w:val="0"/>
              <w:marRight w:val="0"/>
              <w:marTop w:val="0"/>
              <w:marBottom w:val="0"/>
              <w:divBdr>
                <w:top w:val="none" w:sz="0" w:space="0" w:color="auto"/>
                <w:left w:val="none" w:sz="0" w:space="0" w:color="auto"/>
                <w:bottom w:val="none" w:sz="0" w:space="0" w:color="auto"/>
                <w:right w:val="none" w:sz="0" w:space="0" w:color="auto"/>
              </w:divBdr>
            </w:div>
            <w:div w:id="750393911">
              <w:marLeft w:val="0"/>
              <w:marRight w:val="0"/>
              <w:marTop w:val="0"/>
              <w:marBottom w:val="0"/>
              <w:divBdr>
                <w:top w:val="none" w:sz="0" w:space="0" w:color="auto"/>
                <w:left w:val="none" w:sz="0" w:space="0" w:color="auto"/>
                <w:bottom w:val="none" w:sz="0" w:space="0" w:color="auto"/>
                <w:right w:val="none" w:sz="0" w:space="0" w:color="auto"/>
              </w:divBdr>
            </w:div>
            <w:div w:id="846166722">
              <w:marLeft w:val="0"/>
              <w:marRight w:val="0"/>
              <w:marTop w:val="0"/>
              <w:marBottom w:val="0"/>
              <w:divBdr>
                <w:top w:val="none" w:sz="0" w:space="0" w:color="auto"/>
                <w:left w:val="none" w:sz="0" w:space="0" w:color="auto"/>
                <w:bottom w:val="none" w:sz="0" w:space="0" w:color="auto"/>
                <w:right w:val="none" w:sz="0" w:space="0" w:color="auto"/>
              </w:divBdr>
            </w:div>
            <w:div w:id="946274586">
              <w:marLeft w:val="0"/>
              <w:marRight w:val="0"/>
              <w:marTop w:val="0"/>
              <w:marBottom w:val="0"/>
              <w:divBdr>
                <w:top w:val="none" w:sz="0" w:space="0" w:color="auto"/>
                <w:left w:val="none" w:sz="0" w:space="0" w:color="auto"/>
                <w:bottom w:val="none" w:sz="0" w:space="0" w:color="auto"/>
                <w:right w:val="none" w:sz="0" w:space="0" w:color="auto"/>
              </w:divBdr>
            </w:div>
            <w:div w:id="967126287">
              <w:marLeft w:val="0"/>
              <w:marRight w:val="0"/>
              <w:marTop w:val="0"/>
              <w:marBottom w:val="0"/>
              <w:divBdr>
                <w:top w:val="none" w:sz="0" w:space="0" w:color="auto"/>
                <w:left w:val="none" w:sz="0" w:space="0" w:color="auto"/>
                <w:bottom w:val="none" w:sz="0" w:space="0" w:color="auto"/>
                <w:right w:val="none" w:sz="0" w:space="0" w:color="auto"/>
              </w:divBdr>
            </w:div>
            <w:div w:id="1069114965">
              <w:marLeft w:val="0"/>
              <w:marRight w:val="0"/>
              <w:marTop w:val="0"/>
              <w:marBottom w:val="0"/>
              <w:divBdr>
                <w:top w:val="none" w:sz="0" w:space="0" w:color="auto"/>
                <w:left w:val="none" w:sz="0" w:space="0" w:color="auto"/>
                <w:bottom w:val="none" w:sz="0" w:space="0" w:color="auto"/>
                <w:right w:val="none" w:sz="0" w:space="0" w:color="auto"/>
              </w:divBdr>
            </w:div>
            <w:div w:id="1075862909">
              <w:marLeft w:val="0"/>
              <w:marRight w:val="0"/>
              <w:marTop w:val="0"/>
              <w:marBottom w:val="0"/>
              <w:divBdr>
                <w:top w:val="none" w:sz="0" w:space="0" w:color="auto"/>
                <w:left w:val="none" w:sz="0" w:space="0" w:color="auto"/>
                <w:bottom w:val="none" w:sz="0" w:space="0" w:color="auto"/>
                <w:right w:val="none" w:sz="0" w:space="0" w:color="auto"/>
              </w:divBdr>
            </w:div>
            <w:div w:id="1080253717">
              <w:marLeft w:val="0"/>
              <w:marRight w:val="0"/>
              <w:marTop w:val="0"/>
              <w:marBottom w:val="0"/>
              <w:divBdr>
                <w:top w:val="none" w:sz="0" w:space="0" w:color="auto"/>
                <w:left w:val="none" w:sz="0" w:space="0" w:color="auto"/>
                <w:bottom w:val="none" w:sz="0" w:space="0" w:color="auto"/>
                <w:right w:val="none" w:sz="0" w:space="0" w:color="auto"/>
              </w:divBdr>
            </w:div>
            <w:div w:id="1086803595">
              <w:marLeft w:val="0"/>
              <w:marRight w:val="0"/>
              <w:marTop w:val="0"/>
              <w:marBottom w:val="0"/>
              <w:divBdr>
                <w:top w:val="none" w:sz="0" w:space="0" w:color="auto"/>
                <w:left w:val="none" w:sz="0" w:space="0" w:color="auto"/>
                <w:bottom w:val="none" w:sz="0" w:space="0" w:color="auto"/>
                <w:right w:val="none" w:sz="0" w:space="0" w:color="auto"/>
              </w:divBdr>
            </w:div>
            <w:div w:id="1194996451">
              <w:marLeft w:val="0"/>
              <w:marRight w:val="0"/>
              <w:marTop w:val="0"/>
              <w:marBottom w:val="0"/>
              <w:divBdr>
                <w:top w:val="none" w:sz="0" w:space="0" w:color="auto"/>
                <w:left w:val="none" w:sz="0" w:space="0" w:color="auto"/>
                <w:bottom w:val="none" w:sz="0" w:space="0" w:color="auto"/>
                <w:right w:val="none" w:sz="0" w:space="0" w:color="auto"/>
              </w:divBdr>
            </w:div>
            <w:div w:id="1199245352">
              <w:marLeft w:val="0"/>
              <w:marRight w:val="0"/>
              <w:marTop w:val="0"/>
              <w:marBottom w:val="0"/>
              <w:divBdr>
                <w:top w:val="none" w:sz="0" w:space="0" w:color="auto"/>
                <w:left w:val="none" w:sz="0" w:space="0" w:color="auto"/>
                <w:bottom w:val="none" w:sz="0" w:space="0" w:color="auto"/>
                <w:right w:val="none" w:sz="0" w:space="0" w:color="auto"/>
              </w:divBdr>
            </w:div>
            <w:div w:id="1273170839">
              <w:marLeft w:val="0"/>
              <w:marRight w:val="0"/>
              <w:marTop w:val="0"/>
              <w:marBottom w:val="0"/>
              <w:divBdr>
                <w:top w:val="none" w:sz="0" w:space="0" w:color="auto"/>
                <w:left w:val="none" w:sz="0" w:space="0" w:color="auto"/>
                <w:bottom w:val="none" w:sz="0" w:space="0" w:color="auto"/>
                <w:right w:val="none" w:sz="0" w:space="0" w:color="auto"/>
              </w:divBdr>
            </w:div>
            <w:div w:id="1323923860">
              <w:marLeft w:val="0"/>
              <w:marRight w:val="0"/>
              <w:marTop w:val="0"/>
              <w:marBottom w:val="0"/>
              <w:divBdr>
                <w:top w:val="none" w:sz="0" w:space="0" w:color="auto"/>
                <w:left w:val="none" w:sz="0" w:space="0" w:color="auto"/>
                <w:bottom w:val="none" w:sz="0" w:space="0" w:color="auto"/>
                <w:right w:val="none" w:sz="0" w:space="0" w:color="auto"/>
              </w:divBdr>
            </w:div>
            <w:div w:id="1423647864">
              <w:marLeft w:val="0"/>
              <w:marRight w:val="0"/>
              <w:marTop w:val="0"/>
              <w:marBottom w:val="0"/>
              <w:divBdr>
                <w:top w:val="none" w:sz="0" w:space="0" w:color="auto"/>
                <w:left w:val="none" w:sz="0" w:space="0" w:color="auto"/>
                <w:bottom w:val="none" w:sz="0" w:space="0" w:color="auto"/>
                <w:right w:val="none" w:sz="0" w:space="0" w:color="auto"/>
              </w:divBdr>
            </w:div>
            <w:div w:id="1439570096">
              <w:marLeft w:val="0"/>
              <w:marRight w:val="0"/>
              <w:marTop w:val="0"/>
              <w:marBottom w:val="0"/>
              <w:divBdr>
                <w:top w:val="none" w:sz="0" w:space="0" w:color="auto"/>
                <w:left w:val="none" w:sz="0" w:space="0" w:color="auto"/>
                <w:bottom w:val="none" w:sz="0" w:space="0" w:color="auto"/>
                <w:right w:val="none" w:sz="0" w:space="0" w:color="auto"/>
              </w:divBdr>
            </w:div>
            <w:div w:id="1490630616">
              <w:marLeft w:val="0"/>
              <w:marRight w:val="0"/>
              <w:marTop w:val="0"/>
              <w:marBottom w:val="0"/>
              <w:divBdr>
                <w:top w:val="none" w:sz="0" w:space="0" w:color="auto"/>
                <w:left w:val="none" w:sz="0" w:space="0" w:color="auto"/>
                <w:bottom w:val="none" w:sz="0" w:space="0" w:color="auto"/>
                <w:right w:val="none" w:sz="0" w:space="0" w:color="auto"/>
              </w:divBdr>
            </w:div>
            <w:div w:id="1527061165">
              <w:marLeft w:val="0"/>
              <w:marRight w:val="0"/>
              <w:marTop w:val="0"/>
              <w:marBottom w:val="0"/>
              <w:divBdr>
                <w:top w:val="none" w:sz="0" w:space="0" w:color="auto"/>
                <w:left w:val="none" w:sz="0" w:space="0" w:color="auto"/>
                <w:bottom w:val="none" w:sz="0" w:space="0" w:color="auto"/>
                <w:right w:val="none" w:sz="0" w:space="0" w:color="auto"/>
              </w:divBdr>
            </w:div>
            <w:div w:id="1598561191">
              <w:marLeft w:val="0"/>
              <w:marRight w:val="0"/>
              <w:marTop w:val="0"/>
              <w:marBottom w:val="0"/>
              <w:divBdr>
                <w:top w:val="none" w:sz="0" w:space="0" w:color="auto"/>
                <w:left w:val="none" w:sz="0" w:space="0" w:color="auto"/>
                <w:bottom w:val="none" w:sz="0" w:space="0" w:color="auto"/>
                <w:right w:val="none" w:sz="0" w:space="0" w:color="auto"/>
              </w:divBdr>
            </w:div>
            <w:div w:id="1696078455">
              <w:marLeft w:val="0"/>
              <w:marRight w:val="0"/>
              <w:marTop w:val="0"/>
              <w:marBottom w:val="0"/>
              <w:divBdr>
                <w:top w:val="none" w:sz="0" w:space="0" w:color="auto"/>
                <w:left w:val="none" w:sz="0" w:space="0" w:color="auto"/>
                <w:bottom w:val="none" w:sz="0" w:space="0" w:color="auto"/>
                <w:right w:val="none" w:sz="0" w:space="0" w:color="auto"/>
              </w:divBdr>
            </w:div>
            <w:div w:id="1936472646">
              <w:marLeft w:val="0"/>
              <w:marRight w:val="0"/>
              <w:marTop w:val="0"/>
              <w:marBottom w:val="0"/>
              <w:divBdr>
                <w:top w:val="none" w:sz="0" w:space="0" w:color="auto"/>
                <w:left w:val="none" w:sz="0" w:space="0" w:color="auto"/>
                <w:bottom w:val="none" w:sz="0" w:space="0" w:color="auto"/>
                <w:right w:val="none" w:sz="0" w:space="0" w:color="auto"/>
              </w:divBdr>
            </w:div>
            <w:div w:id="1963605902">
              <w:marLeft w:val="0"/>
              <w:marRight w:val="0"/>
              <w:marTop w:val="0"/>
              <w:marBottom w:val="0"/>
              <w:divBdr>
                <w:top w:val="none" w:sz="0" w:space="0" w:color="auto"/>
                <w:left w:val="none" w:sz="0" w:space="0" w:color="auto"/>
                <w:bottom w:val="none" w:sz="0" w:space="0" w:color="auto"/>
                <w:right w:val="none" w:sz="0" w:space="0" w:color="auto"/>
              </w:divBdr>
            </w:div>
            <w:div w:id="2000451823">
              <w:marLeft w:val="0"/>
              <w:marRight w:val="0"/>
              <w:marTop w:val="0"/>
              <w:marBottom w:val="0"/>
              <w:divBdr>
                <w:top w:val="none" w:sz="0" w:space="0" w:color="auto"/>
                <w:left w:val="none" w:sz="0" w:space="0" w:color="auto"/>
                <w:bottom w:val="none" w:sz="0" w:space="0" w:color="auto"/>
                <w:right w:val="none" w:sz="0" w:space="0" w:color="auto"/>
              </w:divBdr>
            </w:div>
            <w:div w:id="2037851877">
              <w:marLeft w:val="0"/>
              <w:marRight w:val="0"/>
              <w:marTop w:val="0"/>
              <w:marBottom w:val="0"/>
              <w:divBdr>
                <w:top w:val="none" w:sz="0" w:space="0" w:color="auto"/>
                <w:left w:val="none" w:sz="0" w:space="0" w:color="auto"/>
                <w:bottom w:val="none" w:sz="0" w:space="0" w:color="auto"/>
                <w:right w:val="none" w:sz="0" w:space="0" w:color="auto"/>
              </w:divBdr>
            </w:div>
            <w:div w:id="20456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0">
      <w:bodyDiv w:val="1"/>
      <w:marLeft w:val="0"/>
      <w:marRight w:val="0"/>
      <w:marTop w:val="0"/>
      <w:marBottom w:val="0"/>
      <w:divBdr>
        <w:top w:val="none" w:sz="0" w:space="0" w:color="auto"/>
        <w:left w:val="none" w:sz="0" w:space="0" w:color="auto"/>
        <w:bottom w:val="none" w:sz="0" w:space="0" w:color="auto"/>
        <w:right w:val="none" w:sz="0" w:space="0" w:color="auto"/>
      </w:divBdr>
      <w:divsChild>
        <w:div w:id="839151967">
          <w:marLeft w:val="0"/>
          <w:marRight w:val="0"/>
          <w:marTop w:val="0"/>
          <w:marBottom w:val="0"/>
          <w:divBdr>
            <w:top w:val="none" w:sz="0" w:space="0" w:color="auto"/>
            <w:left w:val="none" w:sz="0" w:space="0" w:color="auto"/>
            <w:bottom w:val="none" w:sz="0" w:space="0" w:color="auto"/>
            <w:right w:val="none" w:sz="0" w:space="0" w:color="auto"/>
          </w:divBdr>
          <w:divsChild>
            <w:div w:id="601298979">
              <w:marLeft w:val="0"/>
              <w:marRight w:val="0"/>
              <w:marTop w:val="0"/>
              <w:marBottom w:val="0"/>
              <w:divBdr>
                <w:top w:val="none" w:sz="0" w:space="0" w:color="auto"/>
                <w:left w:val="none" w:sz="0" w:space="0" w:color="auto"/>
                <w:bottom w:val="none" w:sz="0" w:space="0" w:color="auto"/>
                <w:right w:val="none" w:sz="0" w:space="0" w:color="auto"/>
              </w:divBdr>
            </w:div>
            <w:div w:id="242615136">
              <w:marLeft w:val="0"/>
              <w:marRight w:val="0"/>
              <w:marTop w:val="0"/>
              <w:marBottom w:val="0"/>
              <w:divBdr>
                <w:top w:val="none" w:sz="0" w:space="0" w:color="auto"/>
                <w:left w:val="none" w:sz="0" w:space="0" w:color="auto"/>
                <w:bottom w:val="none" w:sz="0" w:space="0" w:color="auto"/>
                <w:right w:val="none" w:sz="0" w:space="0" w:color="auto"/>
              </w:divBdr>
            </w:div>
            <w:div w:id="2070373797">
              <w:marLeft w:val="0"/>
              <w:marRight w:val="0"/>
              <w:marTop w:val="0"/>
              <w:marBottom w:val="0"/>
              <w:divBdr>
                <w:top w:val="none" w:sz="0" w:space="0" w:color="auto"/>
                <w:left w:val="none" w:sz="0" w:space="0" w:color="auto"/>
                <w:bottom w:val="none" w:sz="0" w:space="0" w:color="auto"/>
                <w:right w:val="none" w:sz="0" w:space="0" w:color="auto"/>
              </w:divBdr>
            </w:div>
            <w:div w:id="199444337">
              <w:marLeft w:val="0"/>
              <w:marRight w:val="0"/>
              <w:marTop w:val="0"/>
              <w:marBottom w:val="0"/>
              <w:divBdr>
                <w:top w:val="none" w:sz="0" w:space="0" w:color="auto"/>
                <w:left w:val="none" w:sz="0" w:space="0" w:color="auto"/>
                <w:bottom w:val="none" w:sz="0" w:space="0" w:color="auto"/>
                <w:right w:val="none" w:sz="0" w:space="0" w:color="auto"/>
              </w:divBdr>
            </w:div>
            <w:div w:id="1263414757">
              <w:marLeft w:val="0"/>
              <w:marRight w:val="0"/>
              <w:marTop w:val="0"/>
              <w:marBottom w:val="0"/>
              <w:divBdr>
                <w:top w:val="none" w:sz="0" w:space="0" w:color="auto"/>
                <w:left w:val="none" w:sz="0" w:space="0" w:color="auto"/>
                <w:bottom w:val="none" w:sz="0" w:space="0" w:color="auto"/>
                <w:right w:val="none" w:sz="0" w:space="0" w:color="auto"/>
              </w:divBdr>
            </w:div>
            <w:div w:id="1201283990">
              <w:marLeft w:val="0"/>
              <w:marRight w:val="0"/>
              <w:marTop w:val="0"/>
              <w:marBottom w:val="0"/>
              <w:divBdr>
                <w:top w:val="none" w:sz="0" w:space="0" w:color="auto"/>
                <w:left w:val="none" w:sz="0" w:space="0" w:color="auto"/>
                <w:bottom w:val="none" w:sz="0" w:space="0" w:color="auto"/>
                <w:right w:val="none" w:sz="0" w:space="0" w:color="auto"/>
              </w:divBdr>
            </w:div>
            <w:div w:id="1438910310">
              <w:marLeft w:val="0"/>
              <w:marRight w:val="0"/>
              <w:marTop w:val="0"/>
              <w:marBottom w:val="0"/>
              <w:divBdr>
                <w:top w:val="none" w:sz="0" w:space="0" w:color="auto"/>
                <w:left w:val="none" w:sz="0" w:space="0" w:color="auto"/>
                <w:bottom w:val="none" w:sz="0" w:space="0" w:color="auto"/>
                <w:right w:val="none" w:sz="0" w:space="0" w:color="auto"/>
              </w:divBdr>
            </w:div>
            <w:div w:id="1414736591">
              <w:marLeft w:val="0"/>
              <w:marRight w:val="0"/>
              <w:marTop w:val="0"/>
              <w:marBottom w:val="0"/>
              <w:divBdr>
                <w:top w:val="none" w:sz="0" w:space="0" w:color="auto"/>
                <w:left w:val="none" w:sz="0" w:space="0" w:color="auto"/>
                <w:bottom w:val="none" w:sz="0" w:space="0" w:color="auto"/>
                <w:right w:val="none" w:sz="0" w:space="0" w:color="auto"/>
              </w:divBdr>
            </w:div>
            <w:div w:id="1837962095">
              <w:marLeft w:val="0"/>
              <w:marRight w:val="0"/>
              <w:marTop w:val="0"/>
              <w:marBottom w:val="0"/>
              <w:divBdr>
                <w:top w:val="none" w:sz="0" w:space="0" w:color="auto"/>
                <w:left w:val="none" w:sz="0" w:space="0" w:color="auto"/>
                <w:bottom w:val="none" w:sz="0" w:space="0" w:color="auto"/>
                <w:right w:val="none" w:sz="0" w:space="0" w:color="auto"/>
              </w:divBdr>
            </w:div>
            <w:div w:id="456921961">
              <w:marLeft w:val="0"/>
              <w:marRight w:val="0"/>
              <w:marTop w:val="0"/>
              <w:marBottom w:val="0"/>
              <w:divBdr>
                <w:top w:val="none" w:sz="0" w:space="0" w:color="auto"/>
                <w:left w:val="none" w:sz="0" w:space="0" w:color="auto"/>
                <w:bottom w:val="none" w:sz="0" w:space="0" w:color="auto"/>
                <w:right w:val="none" w:sz="0" w:space="0" w:color="auto"/>
              </w:divBdr>
            </w:div>
            <w:div w:id="710110495">
              <w:marLeft w:val="0"/>
              <w:marRight w:val="0"/>
              <w:marTop w:val="0"/>
              <w:marBottom w:val="0"/>
              <w:divBdr>
                <w:top w:val="none" w:sz="0" w:space="0" w:color="auto"/>
                <w:left w:val="none" w:sz="0" w:space="0" w:color="auto"/>
                <w:bottom w:val="none" w:sz="0" w:space="0" w:color="auto"/>
                <w:right w:val="none" w:sz="0" w:space="0" w:color="auto"/>
              </w:divBdr>
            </w:div>
            <w:div w:id="1540236889">
              <w:marLeft w:val="0"/>
              <w:marRight w:val="0"/>
              <w:marTop w:val="0"/>
              <w:marBottom w:val="0"/>
              <w:divBdr>
                <w:top w:val="none" w:sz="0" w:space="0" w:color="auto"/>
                <w:left w:val="none" w:sz="0" w:space="0" w:color="auto"/>
                <w:bottom w:val="none" w:sz="0" w:space="0" w:color="auto"/>
                <w:right w:val="none" w:sz="0" w:space="0" w:color="auto"/>
              </w:divBdr>
            </w:div>
            <w:div w:id="8076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0669">
      <w:bodyDiv w:val="1"/>
      <w:marLeft w:val="0"/>
      <w:marRight w:val="0"/>
      <w:marTop w:val="0"/>
      <w:marBottom w:val="0"/>
      <w:divBdr>
        <w:top w:val="none" w:sz="0" w:space="0" w:color="auto"/>
        <w:left w:val="none" w:sz="0" w:space="0" w:color="auto"/>
        <w:bottom w:val="none" w:sz="0" w:space="0" w:color="auto"/>
        <w:right w:val="none" w:sz="0" w:space="0" w:color="auto"/>
      </w:divBdr>
    </w:div>
    <w:div w:id="57436632">
      <w:bodyDiv w:val="1"/>
      <w:marLeft w:val="0"/>
      <w:marRight w:val="0"/>
      <w:marTop w:val="0"/>
      <w:marBottom w:val="0"/>
      <w:divBdr>
        <w:top w:val="none" w:sz="0" w:space="0" w:color="auto"/>
        <w:left w:val="none" w:sz="0" w:space="0" w:color="auto"/>
        <w:bottom w:val="none" w:sz="0" w:space="0" w:color="auto"/>
        <w:right w:val="none" w:sz="0" w:space="0" w:color="auto"/>
      </w:divBdr>
    </w:div>
    <w:div w:id="121466002">
      <w:bodyDiv w:val="1"/>
      <w:marLeft w:val="0"/>
      <w:marRight w:val="0"/>
      <w:marTop w:val="0"/>
      <w:marBottom w:val="0"/>
      <w:divBdr>
        <w:top w:val="none" w:sz="0" w:space="0" w:color="auto"/>
        <w:left w:val="none" w:sz="0" w:space="0" w:color="auto"/>
        <w:bottom w:val="none" w:sz="0" w:space="0" w:color="auto"/>
        <w:right w:val="none" w:sz="0" w:space="0" w:color="auto"/>
      </w:divBdr>
      <w:divsChild>
        <w:div w:id="803692928">
          <w:marLeft w:val="0"/>
          <w:marRight w:val="0"/>
          <w:marTop w:val="0"/>
          <w:marBottom w:val="0"/>
          <w:divBdr>
            <w:top w:val="none" w:sz="0" w:space="0" w:color="auto"/>
            <w:left w:val="none" w:sz="0" w:space="0" w:color="auto"/>
            <w:bottom w:val="none" w:sz="0" w:space="0" w:color="auto"/>
            <w:right w:val="none" w:sz="0" w:space="0" w:color="auto"/>
          </w:divBdr>
          <w:divsChild>
            <w:div w:id="108549248">
              <w:marLeft w:val="0"/>
              <w:marRight w:val="0"/>
              <w:marTop w:val="0"/>
              <w:marBottom w:val="0"/>
              <w:divBdr>
                <w:top w:val="none" w:sz="0" w:space="0" w:color="auto"/>
                <w:left w:val="none" w:sz="0" w:space="0" w:color="auto"/>
                <w:bottom w:val="none" w:sz="0" w:space="0" w:color="auto"/>
                <w:right w:val="none" w:sz="0" w:space="0" w:color="auto"/>
              </w:divBdr>
            </w:div>
            <w:div w:id="267271521">
              <w:marLeft w:val="0"/>
              <w:marRight w:val="0"/>
              <w:marTop w:val="0"/>
              <w:marBottom w:val="0"/>
              <w:divBdr>
                <w:top w:val="none" w:sz="0" w:space="0" w:color="auto"/>
                <w:left w:val="none" w:sz="0" w:space="0" w:color="auto"/>
                <w:bottom w:val="none" w:sz="0" w:space="0" w:color="auto"/>
                <w:right w:val="none" w:sz="0" w:space="0" w:color="auto"/>
              </w:divBdr>
            </w:div>
            <w:div w:id="559488105">
              <w:marLeft w:val="0"/>
              <w:marRight w:val="0"/>
              <w:marTop w:val="0"/>
              <w:marBottom w:val="0"/>
              <w:divBdr>
                <w:top w:val="none" w:sz="0" w:space="0" w:color="auto"/>
                <w:left w:val="none" w:sz="0" w:space="0" w:color="auto"/>
                <w:bottom w:val="none" w:sz="0" w:space="0" w:color="auto"/>
                <w:right w:val="none" w:sz="0" w:space="0" w:color="auto"/>
              </w:divBdr>
            </w:div>
            <w:div w:id="652175642">
              <w:marLeft w:val="0"/>
              <w:marRight w:val="0"/>
              <w:marTop w:val="0"/>
              <w:marBottom w:val="0"/>
              <w:divBdr>
                <w:top w:val="none" w:sz="0" w:space="0" w:color="auto"/>
                <w:left w:val="none" w:sz="0" w:space="0" w:color="auto"/>
                <w:bottom w:val="none" w:sz="0" w:space="0" w:color="auto"/>
                <w:right w:val="none" w:sz="0" w:space="0" w:color="auto"/>
              </w:divBdr>
            </w:div>
            <w:div w:id="668361766">
              <w:marLeft w:val="0"/>
              <w:marRight w:val="0"/>
              <w:marTop w:val="0"/>
              <w:marBottom w:val="0"/>
              <w:divBdr>
                <w:top w:val="none" w:sz="0" w:space="0" w:color="auto"/>
                <w:left w:val="none" w:sz="0" w:space="0" w:color="auto"/>
                <w:bottom w:val="none" w:sz="0" w:space="0" w:color="auto"/>
                <w:right w:val="none" w:sz="0" w:space="0" w:color="auto"/>
              </w:divBdr>
            </w:div>
            <w:div w:id="734401278">
              <w:marLeft w:val="0"/>
              <w:marRight w:val="0"/>
              <w:marTop w:val="0"/>
              <w:marBottom w:val="0"/>
              <w:divBdr>
                <w:top w:val="none" w:sz="0" w:space="0" w:color="auto"/>
                <w:left w:val="none" w:sz="0" w:space="0" w:color="auto"/>
                <w:bottom w:val="none" w:sz="0" w:space="0" w:color="auto"/>
                <w:right w:val="none" w:sz="0" w:space="0" w:color="auto"/>
              </w:divBdr>
            </w:div>
            <w:div w:id="816336800">
              <w:marLeft w:val="0"/>
              <w:marRight w:val="0"/>
              <w:marTop w:val="0"/>
              <w:marBottom w:val="0"/>
              <w:divBdr>
                <w:top w:val="none" w:sz="0" w:space="0" w:color="auto"/>
                <w:left w:val="none" w:sz="0" w:space="0" w:color="auto"/>
                <w:bottom w:val="none" w:sz="0" w:space="0" w:color="auto"/>
                <w:right w:val="none" w:sz="0" w:space="0" w:color="auto"/>
              </w:divBdr>
            </w:div>
            <w:div w:id="850072503">
              <w:marLeft w:val="0"/>
              <w:marRight w:val="0"/>
              <w:marTop w:val="0"/>
              <w:marBottom w:val="0"/>
              <w:divBdr>
                <w:top w:val="none" w:sz="0" w:space="0" w:color="auto"/>
                <w:left w:val="none" w:sz="0" w:space="0" w:color="auto"/>
                <w:bottom w:val="none" w:sz="0" w:space="0" w:color="auto"/>
                <w:right w:val="none" w:sz="0" w:space="0" w:color="auto"/>
              </w:divBdr>
            </w:div>
            <w:div w:id="918058304">
              <w:marLeft w:val="0"/>
              <w:marRight w:val="0"/>
              <w:marTop w:val="0"/>
              <w:marBottom w:val="0"/>
              <w:divBdr>
                <w:top w:val="none" w:sz="0" w:space="0" w:color="auto"/>
                <w:left w:val="none" w:sz="0" w:space="0" w:color="auto"/>
                <w:bottom w:val="none" w:sz="0" w:space="0" w:color="auto"/>
                <w:right w:val="none" w:sz="0" w:space="0" w:color="auto"/>
              </w:divBdr>
            </w:div>
            <w:div w:id="977029645">
              <w:marLeft w:val="0"/>
              <w:marRight w:val="0"/>
              <w:marTop w:val="0"/>
              <w:marBottom w:val="0"/>
              <w:divBdr>
                <w:top w:val="none" w:sz="0" w:space="0" w:color="auto"/>
                <w:left w:val="none" w:sz="0" w:space="0" w:color="auto"/>
                <w:bottom w:val="none" w:sz="0" w:space="0" w:color="auto"/>
                <w:right w:val="none" w:sz="0" w:space="0" w:color="auto"/>
              </w:divBdr>
            </w:div>
            <w:div w:id="1055278128">
              <w:marLeft w:val="0"/>
              <w:marRight w:val="0"/>
              <w:marTop w:val="0"/>
              <w:marBottom w:val="0"/>
              <w:divBdr>
                <w:top w:val="none" w:sz="0" w:space="0" w:color="auto"/>
                <w:left w:val="none" w:sz="0" w:space="0" w:color="auto"/>
                <w:bottom w:val="none" w:sz="0" w:space="0" w:color="auto"/>
                <w:right w:val="none" w:sz="0" w:space="0" w:color="auto"/>
              </w:divBdr>
            </w:div>
            <w:div w:id="1115245584">
              <w:marLeft w:val="0"/>
              <w:marRight w:val="0"/>
              <w:marTop w:val="0"/>
              <w:marBottom w:val="0"/>
              <w:divBdr>
                <w:top w:val="none" w:sz="0" w:space="0" w:color="auto"/>
                <w:left w:val="none" w:sz="0" w:space="0" w:color="auto"/>
                <w:bottom w:val="none" w:sz="0" w:space="0" w:color="auto"/>
                <w:right w:val="none" w:sz="0" w:space="0" w:color="auto"/>
              </w:divBdr>
            </w:div>
            <w:div w:id="1121806631">
              <w:marLeft w:val="0"/>
              <w:marRight w:val="0"/>
              <w:marTop w:val="0"/>
              <w:marBottom w:val="0"/>
              <w:divBdr>
                <w:top w:val="none" w:sz="0" w:space="0" w:color="auto"/>
                <w:left w:val="none" w:sz="0" w:space="0" w:color="auto"/>
                <w:bottom w:val="none" w:sz="0" w:space="0" w:color="auto"/>
                <w:right w:val="none" w:sz="0" w:space="0" w:color="auto"/>
              </w:divBdr>
            </w:div>
            <w:div w:id="1129014885">
              <w:marLeft w:val="0"/>
              <w:marRight w:val="0"/>
              <w:marTop w:val="0"/>
              <w:marBottom w:val="0"/>
              <w:divBdr>
                <w:top w:val="none" w:sz="0" w:space="0" w:color="auto"/>
                <w:left w:val="none" w:sz="0" w:space="0" w:color="auto"/>
                <w:bottom w:val="none" w:sz="0" w:space="0" w:color="auto"/>
                <w:right w:val="none" w:sz="0" w:space="0" w:color="auto"/>
              </w:divBdr>
            </w:div>
            <w:div w:id="1261568248">
              <w:marLeft w:val="0"/>
              <w:marRight w:val="0"/>
              <w:marTop w:val="0"/>
              <w:marBottom w:val="0"/>
              <w:divBdr>
                <w:top w:val="none" w:sz="0" w:space="0" w:color="auto"/>
                <w:left w:val="none" w:sz="0" w:space="0" w:color="auto"/>
                <w:bottom w:val="none" w:sz="0" w:space="0" w:color="auto"/>
                <w:right w:val="none" w:sz="0" w:space="0" w:color="auto"/>
              </w:divBdr>
            </w:div>
            <w:div w:id="1368526266">
              <w:marLeft w:val="0"/>
              <w:marRight w:val="0"/>
              <w:marTop w:val="0"/>
              <w:marBottom w:val="0"/>
              <w:divBdr>
                <w:top w:val="none" w:sz="0" w:space="0" w:color="auto"/>
                <w:left w:val="none" w:sz="0" w:space="0" w:color="auto"/>
                <w:bottom w:val="none" w:sz="0" w:space="0" w:color="auto"/>
                <w:right w:val="none" w:sz="0" w:space="0" w:color="auto"/>
              </w:divBdr>
            </w:div>
            <w:div w:id="1393849425">
              <w:marLeft w:val="0"/>
              <w:marRight w:val="0"/>
              <w:marTop w:val="0"/>
              <w:marBottom w:val="0"/>
              <w:divBdr>
                <w:top w:val="none" w:sz="0" w:space="0" w:color="auto"/>
                <w:left w:val="none" w:sz="0" w:space="0" w:color="auto"/>
                <w:bottom w:val="none" w:sz="0" w:space="0" w:color="auto"/>
                <w:right w:val="none" w:sz="0" w:space="0" w:color="auto"/>
              </w:divBdr>
            </w:div>
            <w:div w:id="1497648943">
              <w:marLeft w:val="0"/>
              <w:marRight w:val="0"/>
              <w:marTop w:val="0"/>
              <w:marBottom w:val="0"/>
              <w:divBdr>
                <w:top w:val="none" w:sz="0" w:space="0" w:color="auto"/>
                <w:left w:val="none" w:sz="0" w:space="0" w:color="auto"/>
                <w:bottom w:val="none" w:sz="0" w:space="0" w:color="auto"/>
                <w:right w:val="none" w:sz="0" w:space="0" w:color="auto"/>
              </w:divBdr>
            </w:div>
            <w:div w:id="1502426390">
              <w:marLeft w:val="0"/>
              <w:marRight w:val="0"/>
              <w:marTop w:val="0"/>
              <w:marBottom w:val="0"/>
              <w:divBdr>
                <w:top w:val="none" w:sz="0" w:space="0" w:color="auto"/>
                <w:left w:val="none" w:sz="0" w:space="0" w:color="auto"/>
                <w:bottom w:val="none" w:sz="0" w:space="0" w:color="auto"/>
                <w:right w:val="none" w:sz="0" w:space="0" w:color="auto"/>
              </w:divBdr>
            </w:div>
            <w:div w:id="1576814236">
              <w:marLeft w:val="0"/>
              <w:marRight w:val="0"/>
              <w:marTop w:val="0"/>
              <w:marBottom w:val="0"/>
              <w:divBdr>
                <w:top w:val="none" w:sz="0" w:space="0" w:color="auto"/>
                <w:left w:val="none" w:sz="0" w:space="0" w:color="auto"/>
                <w:bottom w:val="none" w:sz="0" w:space="0" w:color="auto"/>
                <w:right w:val="none" w:sz="0" w:space="0" w:color="auto"/>
              </w:divBdr>
            </w:div>
            <w:div w:id="1593589774">
              <w:marLeft w:val="0"/>
              <w:marRight w:val="0"/>
              <w:marTop w:val="0"/>
              <w:marBottom w:val="0"/>
              <w:divBdr>
                <w:top w:val="none" w:sz="0" w:space="0" w:color="auto"/>
                <w:left w:val="none" w:sz="0" w:space="0" w:color="auto"/>
                <w:bottom w:val="none" w:sz="0" w:space="0" w:color="auto"/>
                <w:right w:val="none" w:sz="0" w:space="0" w:color="auto"/>
              </w:divBdr>
            </w:div>
            <w:div w:id="1747994145">
              <w:marLeft w:val="0"/>
              <w:marRight w:val="0"/>
              <w:marTop w:val="0"/>
              <w:marBottom w:val="0"/>
              <w:divBdr>
                <w:top w:val="none" w:sz="0" w:space="0" w:color="auto"/>
                <w:left w:val="none" w:sz="0" w:space="0" w:color="auto"/>
                <w:bottom w:val="none" w:sz="0" w:space="0" w:color="auto"/>
                <w:right w:val="none" w:sz="0" w:space="0" w:color="auto"/>
              </w:divBdr>
            </w:div>
            <w:div w:id="1986205338">
              <w:marLeft w:val="0"/>
              <w:marRight w:val="0"/>
              <w:marTop w:val="0"/>
              <w:marBottom w:val="0"/>
              <w:divBdr>
                <w:top w:val="none" w:sz="0" w:space="0" w:color="auto"/>
                <w:left w:val="none" w:sz="0" w:space="0" w:color="auto"/>
                <w:bottom w:val="none" w:sz="0" w:space="0" w:color="auto"/>
                <w:right w:val="none" w:sz="0" w:space="0" w:color="auto"/>
              </w:divBdr>
            </w:div>
            <w:div w:id="2020159175">
              <w:marLeft w:val="0"/>
              <w:marRight w:val="0"/>
              <w:marTop w:val="0"/>
              <w:marBottom w:val="0"/>
              <w:divBdr>
                <w:top w:val="none" w:sz="0" w:space="0" w:color="auto"/>
                <w:left w:val="none" w:sz="0" w:space="0" w:color="auto"/>
                <w:bottom w:val="none" w:sz="0" w:space="0" w:color="auto"/>
                <w:right w:val="none" w:sz="0" w:space="0" w:color="auto"/>
              </w:divBdr>
            </w:div>
            <w:div w:id="2038964779">
              <w:marLeft w:val="0"/>
              <w:marRight w:val="0"/>
              <w:marTop w:val="0"/>
              <w:marBottom w:val="0"/>
              <w:divBdr>
                <w:top w:val="none" w:sz="0" w:space="0" w:color="auto"/>
                <w:left w:val="none" w:sz="0" w:space="0" w:color="auto"/>
                <w:bottom w:val="none" w:sz="0" w:space="0" w:color="auto"/>
                <w:right w:val="none" w:sz="0" w:space="0" w:color="auto"/>
              </w:divBdr>
            </w:div>
            <w:div w:id="2045399201">
              <w:marLeft w:val="0"/>
              <w:marRight w:val="0"/>
              <w:marTop w:val="0"/>
              <w:marBottom w:val="0"/>
              <w:divBdr>
                <w:top w:val="none" w:sz="0" w:space="0" w:color="auto"/>
                <w:left w:val="none" w:sz="0" w:space="0" w:color="auto"/>
                <w:bottom w:val="none" w:sz="0" w:space="0" w:color="auto"/>
                <w:right w:val="none" w:sz="0" w:space="0" w:color="auto"/>
              </w:divBdr>
            </w:div>
            <w:div w:id="2079589252">
              <w:marLeft w:val="0"/>
              <w:marRight w:val="0"/>
              <w:marTop w:val="0"/>
              <w:marBottom w:val="0"/>
              <w:divBdr>
                <w:top w:val="none" w:sz="0" w:space="0" w:color="auto"/>
                <w:left w:val="none" w:sz="0" w:space="0" w:color="auto"/>
                <w:bottom w:val="none" w:sz="0" w:space="0" w:color="auto"/>
                <w:right w:val="none" w:sz="0" w:space="0" w:color="auto"/>
              </w:divBdr>
            </w:div>
            <w:div w:id="2116174281">
              <w:marLeft w:val="0"/>
              <w:marRight w:val="0"/>
              <w:marTop w:val="0"/>
              <w:marBottom w:val="0"/>
              <w:divBdr>
                <w:top w:val="none" w:sz="0" w:space="0" w:color="auto"/>
                <w:left w:val="none" w:sz="0" w:space="0" w:color="auto"/>
                <w:bottom w:val="none" w:sz="0" w:space="0" w:color="auto"/>
                <w:right w:val="none" w:sz="0" w:space="0" w:color="auto"/>
              </w:divBdr>
            </w:div>
            <w:div w:id="21381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137">
      <w:bodyDiv w:val="1"/>
      <w:marLeft w:val="0"/>
      <w:marRight w:val="0"/>
      <w:marTop w:val="0"/>
      <w:marBottom w:val="0"/>
      <w:divBdr>
        <w:top w:val="none" w:sz="0" w:space="0" w:color="auto"/>
        <w:left w:val="none" w:sz="0" w:space="0" w:color="auto"/>
        <w:bottom w:val="none" w:sz="0" w:space="0" w:color="auto"/>
        <w:right w:val="none" w:sz="0" w:space="0" w:color="auto"/>
      </w:divBdr>
      <w:divsChild>
        <w:div w:id="226230642">
          <w:marLeft w:val="0"/>
          <w:marRight w:val="0"/>
          <w:marTop w:val="0"/>
          <w:marBottom w:val="0"/>
          <w:divBdr>
            <w:top w:val="none" w:sz="0" w:space="0" w:color="auto"/>
            <w:left w:val="none" w:sz="0" w:space="0" w:color="auto"/>
            <w:bottom w:val="none" w:sz="0" w:space="0" w:color="auto"/>
            <w:right w:val="none" w:sz="0" w:space="0" w:color="auto"/>
          </w:divBdr>
          <w:divsChild>
            <w:div w:id="118842940">
              <w:marLeft w:val="0"/>
              <w:marRight w:val="0"/>
              <w:marTop w:val="0"/>
              <w:marBottom w:val="0"/>
              <w:divBdr>
                <w:top w:val="none" w:sz="0" w:space="0" w:color="auto"/>
                <w:left w:val="none" w:sz="0" w:space="0" w:color="auto"/>
                <w:bottom w:val="none" w:sz="0" w:space="0" w:color="auto"/>
                <w:right w:val="none" w:sz="0" w:space="0" w:color="auto"/>
              </w:divBdr>
            </w:div>
            <w:div w:id="225993181">
              <w:marLeft w:val="0"/>
              <w:marRight w:val="0"/>
              <w:marTop w:val="0"/>
              <w:marBottom w:val="0"/>
              <w:divBdr>
                <w:top w:val="none" w:sz="0" w:space="0" w:color="auto"/>
                <w:left w:val="none" w:sz="0" w:space="0" w:color="auto"/>
                <w:bottom w:val="none" w:sz="0" w:space="0" w:color="auto"/>
                <w:right w:val="none" w:sz="0" w:space="0" w:color="auto"/>
              </w:divBdr>
            </w:div>
            <w:div w:id="260572354">
              <w:marLeft w:val="0"/>
              <w:marRight w:val="0"/>
              <w:marTop w:val="0"/>
              <w:marBottom w:val="0"/>
              <w:divBdr>
                <w:top w:val="none" w:sz="0" w:space="0" w:color="auto"/>
                <w:left w:val="none" w:sz="0" w:space="0" w:color="auto"/>
                <w:bottom w:val="none" w:sz="0" w:space="0" w:color="auto"/>
                <w:right w:val="none" w:sz="0" w:space="0" w:color="auto"/>
              </w:divBdr>
            </w:div>
            <w:div w:id="317926830">
              <w:marLeft w:val="0"/>
              <w:marRight w:val="0"/>
              <w:marTop w:val="0"/>
              <w:marBottom w:val="0"/>
              <w:divBdr>
                <w:top w:val="none" w:sz="0" w:space="0" w:color="auto"/>
                <w:left w:val="none" w:sz="0" w:space="0" w:color="auto"/>
                <w:bottom w:val="none" w:sz="0" w:space="0" w:color="auto"/>
                <w:right w:val="none" w:sz="0" w:space="0" w:color="auto"/>
              </w:divBdr>
            </w:div>
            <w:div w:id="639655230">
              <w:marLeft w:val="0"/>
              <w:marRight w:val="0"/>
              <w:marTop w:val="0"/>
              <w:marBottom w:val="0"/>
              <w:divBdr>
                <w:top w:val="none" w:sz="0" w:space="0" w:color="auto"/>
                <w:left w:val="none" w:sz="0" w:space="0" w:color="auto"/>
                <w:bottom w:val="none" w:sz="0" w:space="0" w:color="auto"/>
                <w:right w:val="none" w:sz="0" w:space="0" w:color="auto"/>
              </w:divBdr>
            </w:div>
            <w:div w:id="700785646">
              <w:marLeft w:val="0"/>
              <w:marRight w:val="0"/>
              <w:marTop w:val="0"/>
              <w:marBottom w:val="0"/>
              <w:divBdr>
                <w:top w:val="none" w:sz="0" w:space="0" w:color="auto"/>
                <w:left w:val="none" w:sz="0" w:space="0" w:color="auto"/>
                <w:bottom w:val="none" w:sz="0" w:space="0" w:color="auto"/>
                <w:right w:val="none" w:sz="0" w:space="0" w:color="auto"/>
              </w:divBdr>
            </w:div>
            <w:div w:id="750153885">
              <w:marLeft w:val="0"/>
              <w:marRight w:val="0"/>
              <w:marTop w:val="0"/>
              <w:marBottom w:val="0"/>
              <w:divBdr>
                <w:top w:val="none" w:sz="0" w:space="0" w:color="auto"/>
                <w:left w:val="none" w:sz="0" w:space="0" w:color="auto"/>
                <w:bottom w:val="none" w:sz="0" w:space="0" w:color="auto"/>
                <w:right w:val="none" w:sz="0" w:space="0" w:color="auto"/>
              </w:divBdr>
            </w:div>
            <w:div w:id="1073351834">
              <w:marLeft w:val="0"/>
              <w:marRight w:val="0"/>
              <w:marTop w:val="0"/>
              <w:marBottom w:val="0"/>
              <w:divBdr>
                <w:top w:val="none" w:sz="0" w:space="0" w:color="auto"/>
                <w:left w:val="none" w:sz="0" w:space="0" w:color="auto"/>
                <w:bottom w:val="none" w:sz="0" w:space="0" w:color="auto"/>
                <w:right w:val="none" w:sz="0" w:space="0" w:color="auto"/>
              </w:divBdr>
            </w:div>
            <w:div w:id="1191410194">
              <w:marLeft w:val="0"/>
              <w:marRight w:val="0"/>
              <w:marTop w:val="0"/>
              <w:marBottom w:val="0"/>
              <w:divBdr>
                <w:top w:val="none" w:sz="0" w:space="0" w:color="auto"/>
                <w:left w:val="none" w:sz="0" w:space="0" w:color="auto"/>
                <w:bottom w:val="none" w:sz="0" w:space="0" w:color="auto"/>
                <w:right w:val="none" w:sz="0" w:space="0" w:color="auto"/>
              </w:divBdr>
            </w:div>
            <w:div w:id="1379547940">
              <w:marLeft w:val="0"/>
              <w:marRight w:val="0"/>
              <w:marTop w:val="0"/>
              <w:marBottom w:val="0"/>
              <w:divBdr>
                <w:top w:val="none" w:sz="0" w:space="0" w:color="auto"/>
                <w:left w:val="none" w:sz="0" w:space="0" w:color="auto"/>
                <w:bottom w:val="none" w:sz="0" w:space="0" w:color="auto"/>
                <w:right w:val="none" w:sz="0" w:space="0" w:color="auto"/>
              </w:divBdr>
            </w:div>
            <w:div w:id="1554074577">
              <w:marLeft w:val="0"/>
              <w:marRight w:val="0"/>
              <w:marTop w:val="0"/>
              <w:marBottom w:val="0"/>
              <w:divBdr>
                <w:top w:val="none" w:sz="0" w:space="0" w:color="auto"/>
                <w:left w:val="none" w:sz="0" w:space="0" w:color="auto"/>
                <w:bottom w:val="none" w:sz="0" w:space="0" w:color="auto"/>
                <w:right w:val="none" w:sz="0" w:space="0" w:color="auto"/>
              </w:divBdr>
            </w:div>
            <w:div w:id="1677884968">
              <w:marLeft w:val="0"/>
              <w:marRight w:val="0"/>
              <w:marTop w:val="0"/>
              <w:marBottom w:val="0"/>
              <w:divBdr>
                <w:top w:val="none" w:sz="0" w:space="0" w:color="auto"/>
                <w:left w:val="none" w:sz="0" w:space="0" w:color="auto"/>
                <w:bottom w:val="none" w:sz="0" w:space="0" w:color="auto"/>
                <w:right w:val="none" w:sz="0" w:space="0" w:color="auto"/>
              </w:divBdr>
            </w:div>
            <w:div w:id="1759868526">
              <w:marLeft w:val="0"/>
              <w:marRight w:val="0"/>
              <w:marTop w:val="0"/>
              <w:marBottom w:val="0"/>
              <w:divBdr>
                <w:top w:val="none" w:sz="0" w:space="0" w:color="auto"/>
                <w:left w:val="none" w:sz="0" w:space="0" w:color="auto"/>
                <w:bottom w:val="none" w:sz="0" w:space="0" w:color="auto"/>
                <w:right w:val="none" w:sz="0" w:space="0" w:color="auto"/>
              </w:divBdr>
            </w:div>
            <w:div w:id="1909877217">
              <w:marLeft w:val="0"/>
              <w:marRight w:val="0"/>
              <w:marTop w:val="0"/>
              <w:marBottom w:val="0"/>
              <w:divBdr>
                <w:top w:val="none" w:sz="0" w:space="0" w:color="auto"/>
                <w:left w:val="none" w:sz="0" w:space="0" w:color="auto"/>
                <w:bottom w:val="none" w:sz="0" w:space="0" w:color="auto"/>
                <w:right w:val="none" w:sz="0" w:space="0" w:color="auto"/>
              </w:divBdr>
            </w:div>
            <w:div w:id="1937012797">
              <w:marLeft w:val="0"/>
              <w:marRight w:val="0"/>
              <w:marTop w:val="0"/>
              <w:marBottom w:val="0"/>
              <w:divBdr>
                <w:top w:val="none" w:sz="0" w:space="0" w:color="auto"/>
                <w:left w:val="none" w:sz="0" w:space="0" w:color="auto"/>
                <w:bottom w:val="none" w:sz="0" w:space="0" w:color="auto"/>
                <w:right w:val="none" w:sz="0" w:space="0" w:color="auto"/>
              </w:divBdr>
            </w:div>
            <w:div w:id="1947884831">
              <w:marLeft w:val="0"/>
              <w:marRight w:val="0"/>
              <w:marTop w:val="0"/>
              <w:marBottom w:val="0"/>
              <w:divBdr>
                <w:top w:val="none" w:sz="0" w:space="0" w:color="auto"/>
                <w:left w:val="none" w:sz="0" w:space="0" w:color="auto"/>
                <w:bottom w:val="none" w:sz="0" w:space="0" w:color="auto"/>
                <w:right w:val="none" w:sz="0" w:space="0" w:color="auto"/>
              </w:divBdr>
            </w:div>
            <w:div w:id="2059698114">
              <w:marLeft w:val="0"/>
              <w:marRight w:val="0"/>
              <w:marTop w:val="0"/>
              <w:marBottom w:val="0"/>
              <w:divBdr>
                <w:top w:val="none" w:sz="0" w:space="0" w:color="auto"/>
                <w:left w:val="none" w:sz="0" w:space="0" w:color="auto"/>
                <w:bottom w:val="none" w:sz="0" w:space="0" w:color="auto"/>
                <w:right w:val="none" w:sz="0" w:space="0" w:color="auto"/>
              </w:divBdr>
            </w:div>
            <w:div w:id="20911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590">
      <w:bodyDiv w:val="1"/>
      <w:marLeft w:val="0"/>
      <w:marRight w:val="0"/>
      <w:marTop w:val="0"/>
      <w:marBottom w:val="0"/>
      <w:divBdr>
        <w:top w:val="none" w:sz="0" w:space="0" w:color="auto"/>
        <w:left w:val="none" w:sz="0" w:space="0" w:color="auto"/>
        <w:bottom w:val="none" w:sz="0" w:space="0" w:color="auto"/>
        <w:right w:val="none" w:sz="0" w:space="0" w:color="auto"/>
      </w:divBdr>
    </w:div>
    <w:div w:id="218328042">
      <w:bodyDiv w:val="1"/>
      <w:marLeft w:val="0"/>
      <w:marRight w:val="0"/>
      <w:marTop w:val="0"/>
      <w:marBottom w:val="0"/>
      <w:divBdr>
        <w:top w:val="none" w:sz="0" w:space="0" w:color="auto"/>
        <w:left w:val="none" w:sz="0" w:space="0" w:color="auto"/>
        <w:bottom w:val="none" w:sz="0" w:space="0" w:color="auto"/>
        <w:right w:val="none" w:sz="0" w:space="0" w:color="auto"/>
      </w:divBdr>
    </w:div>
    <w:div w:id="267473096">
      <w:bodyDiv w:val="1"/>
      <w:marLeft w:val="0"/>
      <w:marRight w:val="0"/>
      <w:marTop w:val="0"/>
      <w:marBottom w:val="0"/>
      <w:divBdr>
        <w:top w:val="none" w:sz="0" w:space="0" w:color="auto"/>
        <w:left w:val="none" w:sz="0" w:space="0" w:color="auto"/>
        <w:bottom w:val="none" w:sz="0" w:space="0" w:color="auto"/>
        <w:right w:val="none" w:sz="0" w:space="0" w:color="auto"/>
      </w:divBdr>
      <w:divsChild>
        <w:div w:id="925728090">
          <w:marLeft w:val="0"/>
          <w:marRight w:val="0"/>
          <w:marTop w:val="0"/>
          <w:marBottom w:val="0"/>
          <w:divBdr>
            <w:top w:val="none" w:sz="0" w:space="0" w:color="auto"/>
            <w:left w:val="none" w:sz="0" w:space="0" w:color="auto"/>
            <w:bottom w:val="none" w:sz="0" w:space="0" w:color="auto"/>
            <w:right w:val="none" w:sz="0" w:space="0" w:color="auto"/>
          </w:divBdr>
          <w:divsChild>
            <w:div w:id="709300487">
              <w:marLeft w:val="0"/>
              <w:marRight w:val="0"/>
              <w:marTop w:val="0"/>
              <w:marBottom w:val="0"/>
              <w:divBdr>
                <w:top w:val="none" w:sz="0" w:space="0" w:color="auto"/>
                <w:left w:val="none" w:sz="0" w:space="0" w:color="auto"/>
                <w:bottom w:val="none" w:sz="0" w:space="0" w:color="auto"/>
                <w:right w:val="none" w:sz="0" w:space="0" w:color="auto"/>
              </w:divBdr>
            </w:div>
            <w:div w:id="13853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9905">
      <w:bodyDiv w:val="1"/>
      <w:marLeft w:val="0"/>
      <w:marRight w:val="0"/>
      <w:marTop w:val="0"/>
      <w:marBottom w:val="0"/>
      <w:divBdr>
        <w:top w:val="none" w:sz="0" w:space="0" w:color="auto"/>
        <w:left w:val="none" w:sz="0" w:space="0" w:color="auto"/>
        <w:bottom w:val="none" w:sz="0" w:space="0" w:color="auto"/>
        <w:right w:val="none" w:sz="0" w:space="0" w:color="auto"/>
      </w:divBdr>
    </w:div>
    <w:div w:id="305475420">
      <w:bodyDiv w:val="1"/>
      <w:marLeft w:val="0"/>
      <w:marRight w:val="0"/>
      <w:marTop w:val="0"/>
      <w:marBottom w:val="0"/>
      <w:divBdr>
        <w:top w:val="none" w:sz="0" w:space="0" w:color="auto"/>
        <w:left w:val="none" w:sz="0" w:space="0" w:color="auto"/>
        <w:bottom w:val="none" w:sz="0" w:space="0" w:color="auto"/>
        <w:right w:val="none" w:sz="0" w:space="0" w:color="auto"/>
      </w:divBdr>
    </w:div>
    <w:div w:id="333185936">
      <w:bodyDiv w:val="1"/>
      <w:marLeft w:val="0"/>
      <w:marRight w:val="0"/>
      <w:marTop w:val="0"/>
      <w:marBottom w:val="0"/>
      <w:divBdr>
        <w:top w:val="none" w:sz="0" w:space="0" w:color="auto"/>
        <w:left w:val="none" w:sz="0" w:space="0" w:color="auto"/>
        <w:bottom w:val="none" w:sz="0" w:space="0" w:color="auto"/>
        <w:right w:val="none" w:sz="0" w:space="0" w:color="auto"/>
      </w:divBdr>
    </w:div>
    <w:div w:id="352584153">
      <w:bodyDiv w:val="1"/>
      <w:marLeft w:val="0"/>
      <w:marRight w:val="0"/>
      <w:marTop w:val="0"/>
      <w:marBottom w:val="0"/>
      <w:divBdr>
        <w:top w:val="none" w:sz="0" w:space="0" w:color="auto"/>
        <w:left w:val="none" w:sz="0" w:space="0" w:color="auto"/>
        <w:bottom w:val="none" w:sz="0" w:space="0" w:color="auto"/>
        <w:right w:val="none" w:sz="0" w:space="0" w:color="auto"/>
      </w:divBdr>
      <w:divsChild>
        <w:div w:id="56902771">
          <w:marLeft w:val="0"/>
          <w:marRight w:val="0"/>
          <w:marTop w:val="0"/>
          <w:marBottom w:val="0"/>
          <w:divBdr>
            <w:top w:val="none" w:sz="0" w:space="0" w:color="auto"/>
            <w:left w:val="none" w:sz="0" w:space="0" w:color="auto"/>
            <w:bottom w:val="none" w:sz="0" w:space="0" w:color="auto"/>
            <w:right w:val="none" w:sz="0" w:space="0" w:color="auto"/>
          </w:divBdr>
          <w:divsChild>
            <w:div w:id="154928422">
              <w:marLeft w:val="0"/>
              <w:marRight w:val="0"/>
              <w:marTop w:val="0"/>
              <w:marBottom w:val="0"/>
              <w:divBdr>
                <w:top w:val="none" w:sz="0" w:space="0" w:color="auto"/>
                <w:left w:val="none" w:sz="0" w:space="0" w:color="auto"/>
                <w:bottom w:val="none" w:sz="0" w:space="0" w:color="auto"/>
                <w:right w:val="none" w:sz="0" w:space="0" w:color="auto"/>
              </w:divBdr>
            </w:div>
            <w:div w:id="228807000">
              <w:marLeft w:val="0"/>
              <w:marRight w:val="0"/>
              <w:marTop w:val="0"/>
              <w:marBottom w:val="0"/>
              <w:divBdr>
                <w:top w:val="none" w:sz="0" w:space="0" w:color="auto"/>
                <w:left w:val="none" w:sz="0" w:space="0" w:color="auto"/>
                <w:bottom w:val="none" w:sz="0" w:space="0" w:color="auto"/>
                <w:right w:val="none" w:sz="0" w:space="0" w:color="auto"/>
              </w:divBdr>
            </w:div>
            <w:div w:id="244993050">
              <w:marLeft w:val="0"/>
              <w:marRight w:val="0"/>
              <w:marTop w:val="0"/>
              <w:marBottom w:val="0"/>
              <w:divBdr>
                <w:top w:val="none" w:sz="0" w:space="0" w:color="auto"/>
                <w:left w:val="none" w:sz="0" w:space="0" w:color="auto"/>
                <w:bottom w:val="none" w:sz="0" w:space="0" w:color="auto"/>
                <w:right w:val="none" w:sz="0" w:space="0" w:color="auto"/>
              </w:divBdr>
            </w:div>
            <w:div w:id="256520339">
              <w:marLeft w:val="0"/>
              <w:marRight w:val="0"/>
              <w:marTop w:val="0"/>
              <w:marBottom w:val="0"/>
              <w:divBdr>
                <w:top w:val="none" w:sz="0" w:space="0" w:color="auto"/>
                <w:left w:val="none" w:sz="0" w:space="0" w:color="auto"/>
                <w:bottom w:val="none" w:sz="0" w:space="0" w:color="auto"/>
                <w:right w:val="none" w:sz="0" w:space="0" w:color="auto"/>
              </w:divBdr>
            </w:div>
            <w:div w:id="297809637">
              <w:marLeft w:val="0"/>
              <w:marRight w:val="0"/>
              <w:marTop w:val="0"/>
              <w:marBottom w:val="0"/>
              <w:divBdr>
                <w:top w:val="none" w:sz="0" w:space="0" w:color="auto"/>
                <w:left w:val="none" w:sz="0" w:space="0" w:color="auto"/>
                <w:bottom w:val="none" w:sz="0" w:space="0" w:color="auto"/>
                <w:right w:val="none" w:sz="0" w:space="0" w:color="auto"/>
              </w:divBdr>
            </w:div>
            <w:div w:id="382287808">
              <w:marLeft w:val="0"/>
              <w:marRight w:val="0"/>
              <w:marTop w:val="0"/>
              <w:marBottom w:val="0"/>
              <w:divBdr>
                <w:top w:val="none" w:sz="0" w:space="0" w:color="auto"/>
                <w:left w:val="none" w:sz="0" w:space="0" w:color="auto"/>
                <w:bottom w:val="none" w:sz="0" w:space="0" w:color="auto"/>
                <w:right w:val="none" w:sz="0" w:space="0" w:color="auto"/>
              </w:divBdr>
            </w:div>
            <w:div w:id="404108986">
              <w:marLeft w:val="0"/>
              <w:marRight w:val="0"/>
              <w:marTop w:val="0"/>
              <w:marBottom w:val="0"/>
              <w:divBdr>
                <w:top w:val="none" w:sz="0" w:space="0" w:color="auto"/>
                <w:left w:val="none" w:sz="0" w:space="0" w:color="auto"/>
                <w:bottom w:val="none" w:sz="0" w:space="0" w:color="auto"/>
                <w:right w:val="none" w:sz="0" w:space="0" w:color="auto"/>
              </w:divBdr>
            </w:div>
            <w:div w:id="435911224">
              <w:marLeft w:val="0"/>
              <w:marRight w:val="0"/>
              <w:marTop w:val="0"/>
              <w:marBottom w:val="0"/>
              <w:divBdr>
                <w:top w:val="none" w:sz="0" w:space="0" w:color="auto"/>
                <w:left w:val="none" w:sz="0" w:space="0" w:color="auto"/>
                <w:bottom w:val="none" w:sz="0" w:space="0" w:color="auto"/>
                <w:right w:val="none" w:sz="0" w:space="0" w:color="auto"/>
              </w:divBdr>
            </w:div>
            <w:div w:id="480849814">
              <w:marLeft w:val="0"/>
              <w:marRight w:val="0"/>
              <w:marTop w:val="0"/>
              <w:marBottom w:val="0"/>
              <w:divBdr>
                <w:top w:val="none" w:sz="0" w:space="0" w:color="auto"/>
                <w:left w:val="none" w:sz="0" w:space="0" w:color="auto"/>
                <w:bottom w:val="none" w:sz="0" w:space="0" w:color="auto"/>
                <w:right w:val="none" w:sz="0" w:space="0" w:color="auto"/>
              </w:divBdr>
            </w:div>
            <w:div w:id="484278057">
              <w:marLeft w:val="0"/>
              <w:marRight w:val="0"/>
              <w:marTop w:val="0"/>
              <w:marBottom w:val="0"/>
              <w:divBdr>
                <w:top w:val="none" w:sz="0" w:space="0" w:color="auto"/>
                <w:left w:val="none" w:sz="0" w:space="0" w:color="auto"/>
                <w:bottom w:val="none" w:sz="0" w:space="0" w:color="auto"/>
                <w:right w:val="none" w:sz="0" w:space="0" w:color="auto"/>
              </w:divBdr>
            </w:div>
            <w:div w:id="493225836">
              <w:marLeft w:val="0"/>
              <w:marRight w:val="0"/>
              <w:marTop w:val="0"/>
              <w:marBottom w:val="0"/>
              <w:divBdr>
                <w:top w:val="none" w:sz="0" w:space="0" w:color="auto"/>
                <w:left w:val="none" w:sz="0" w:space="0" w:color="auto"/>
                <w:bottom w:val="none" w:sz="0" w:space="0" w:color="auto"/>
                <w:right w:val="none" w:sz="0" w:space="0" w:color="auto"/>
              </w:divBdr>
            </w:div>
            <w:div w:id="519124804">
              <w:marLeft w:val="0"/>
              <w:marRight w:val="0"/>
              <w:marTop w:val="0"/>
              <w:marBottom w:val="0"/>
              <w:divBdr>
                <w:top w:val="none" w:sz="0" w:space="0" w:color="auto"/>
                <w:left w:val="none" w:sz="0" w:space="0" w:color="auto"/>
                <w:bottom w:val="none" w:sz="0" w:space="0" w:color="auto"/>
                <w:right w:val="none" w:sz="0" w:space="0" w:color="auto"/>
              </w:divBdr>
            </w:div>
            <w:div w:id="554582713">
              <w:marLeft w:val="0"/>
              <w:marRight w:val="0"/>
              <w:marTop w:val="0"/>
              <w:marBottom w:val="0"/>
              <w:divBdr>
                <w:top w:val="none" w:sz="0" w:space="0" w:color="auto"/>
                <w:left w:val="none" w:sz="0" w:space="0" w:color="auto"/>
                <w:bottom w:val="none" w:sz="0" w:space="0" w:color="auto"/>
                <w:right w:val="none" w:sz="0" w:space="0" w:color="auto"/>
              </w:divBdr>
            </w:div>
            <w:div w:id="556665584">
              <w:marLeft w:val="0"/>
              <w:marRight w:val="0"/>
              <w:marTop w:val="0"/>
              <w:marBottom w:val="0"/>
              <w:divBdr>
                <w:top w:val="none" w:sz="0" w:space="0" w:color="auto"/>
                <w:left w:val="none" w:sz="0" w:space="0" w:color="auto"/>
                <w:bottom w:val="none" w:sz="0" w:space="0" w:color="auto"/>
                <w:right w:val="none" w:sz="0" w:space="0" w:color="auto"/>
              </w:divBdr>
            </w:div>
            <w:div w:id="586309644">
              <w:marLeft w:val="0"/>
              <w:marRight w:val="0"/>
              <w:marTop w:val="0"/>
              <w:marBottom w:val="0"/>
              <w:divBdr>
                <w:top w:val="none" w:sz="0" w:space="0" w:color="auto"/>
                <w:left w:val="none" w:sz="0" w:space="0" w:color="auto"/>
                <w:bottom w:val="none" w:sz="0" w:space="0" w:color="auto"/>
                <w:right w:val="none" w:sz="0" w:space="0" w:color="auto"/>
              </w:divBdr>
            </w:div>
            <w:div w:id="603266287">
              <w:marLeft w:val="0"/>
              <w:marRight w:val="0"/>
              <w:marTop w:val="0"/>
              <w:marBottom w:val="0"/>
              <w:divBdr>
                <w:top w:val="none" w:sz="0" w:space="0" w:color="auto"/>
                <w:left w:val="none" w:sz="0" w:space="0" w:color="auto"/>
                <w:bottom w:val="none" w:sz="0" w:space="0" w:color="auto"/>
                <w:right w:val="none" w:sz="0" w:space="0" w:color="auto"/>
              </w:divBdr>
            </w:div>
            <w:div w:id="714160375">
              <w:marLeft w:val="0"/>
              <w:marRight w:val="0"/>
              <w:marTop w:val="0"/>
              <w:marBottom w:val="0"/>
              <w:divBdr>
                <w:top w:val="none" w:sz="0" w:space="0" w:color="auto"/>
                <w:left w:val="none" w:sz="0" w:space="0" w:color="auto"/>
                <w:bottom w:val="none" w:sz="0" w:space="0" w:color="auto"/>
                <w:right w:val="none" w:sz="0" w:space="0" w:color="auto"/>
              </w:divBdr>
            </w:div>
            <w:div w:id="722675596">
              <w:marLeft w:val="0"/>
              <w:marRight w:val="0"/>
              <w:marTop w:val="0"/>
              <w:marBottom w:val="0"/>
              <w:divBdr>
                <w:top w:val="none" w:sz="0" w:space="0" w:color="auto"/>
                <w:left w:val="none" w:sz="0" w:space="0" w:color="auto"/>
                <w:bottom w:val="none" w:sz="0" w:space="0" w:color="auto"/>
                <w:right w:val="none" w:sz="0" w:space="0" w:color="auto"/>
              </w:divBdr>
            </w:div>
            <w:div w:id="825391437">
              <w:marLeft w:val="0"/>
              <w:marRight w:val="0"/>
              <w:marTop w:val="0"/>
              <w:marBottom w:val="0"/>
              <w:divBdr>
                <w:top w:val="none" w:sz="0" w:space="0" w:color="auto"/>
                <w:left w:val="none" w:sz="0" w:space="0" w:color="auto"/>
                <w:bottom w:val="none" w:sz="0" w:space="0" w:color="auto"/>
                <w:right w:val="none" w:sz="0" w:space="0" w:color="auto"/>
              </w:divBdr>
            </w:div>
            <w:div w:id="835149463">
              <w:marLeft w:val="0"/>
              <w:marRight w:val="0"/>
              <w:marTop w:val="0"/>
              <w:marBottom w:val="0"/>
              <w:divBdr>
                <w:top w:val="none" w:sz="0" w:space="0" w:color="auto"/>
                <w:left w:val="none" w:sz="0" w:space="0" w:color="auto"/>
                <w:bottom w:val="none" w:sz="0" w:space="0" w:color="auto"/>
                <w:right w:val="none" w:sz="0" w:space="0" w:color="auto"/>
              </w:divBdr>
            </w:div>
            <w:div w:id="862130170">
              <w:marLeft w:val="0"/>
              <w:marRight w:val="0"/>
              <w:marTop w:val="0"/>
              <w:marBottom w:val="0"/>
              <w:divBdr>
                <w:top w:val="none" w:sz="0" w:space="0" w:color="auto"/>
                <w:left w:val="none" w:sz="0" w:space="0" w:color="auto"/>
                <w:bottom w:val="none" w:sz="0" w:space="0" w:color="auto"/>
                <w:right w:val="none" w:sz="0" w:space="0" w:color="auto"/>
              </w:divBdr>
            </w:div>
            <w:div w:id="907149477">
              <w:marLeft w:val="0"/>
              <w:marRight w:val="0"/>
              <w:marTop w:val="0"/>
              <w:marBottom w:val="0"/>
              <w:divBdr>
                <w:top w:val="none" w:sz="0" w:space="0" w:color="auto"/>
                <w:left w:val="none" w:sz="0" w:space="0" w:color="auto"/>
                <w:bottom w:val="none" w:sz="0" w:space="0" w:color="auto"/>
                <w:right w:val="none" w:sz="0" w:space="0" w:color="auto"/>
              </w:divBdr>
            </w:div>
            <w:div w:id="958292502">
              <w:marLeft w:val="0"/>
              <w:marRight w:val="0"/>
              <w:marTop w:val="0"/>
              <w:marBottom w:val="0"/>
              <w:divBdr>
                <w:top w:val="none" w:sz="0" w:space="0" w:color="auto"/>
                <w:left w:val="none" w:sz="0" w:space="0" w:color="auto"/>
                <w:bottom w:val="none" w:sz="0" w:space="0" w:color="auto"/>
                <w:right w:val="none" w:sz="0" w:space="0" w:color="auto"/>
              </w:divBdr>
            </w:div>
            <w:div w:id="968438643">
              <w:marLeft w:val="0"/>
              <w:marRight w:val="0"/>
              <w:marTop w:val="0"/>
              <w:marBottom w:val="0"/>
              <w:divBdr>
                <w:top w:val="none" w:sz="0" w:space="0" w:color="auto"/>
                <w:left w:val="none" w:sz="0" w:space="0" w:color="auto"/>
                <w:bottom w:val="none" w:sz="0" w:space="0" w:color="auto"/>
                <w:right w:val="none" w:sz="0" w:space="0" w:color="auto"/>
              </w:divBdr>
            </w:div>
            <w:div w:id="983007054">
              <w:marLeft w:val="0"/>
              <w:marRight w:val="0"/>
              <w:marTop w:val="0"/>
              <w:marBottom w:val="0"/>
              <w:divBdr>
                <w:top w:val="none" w:sz="0" w:space="0" w:color="auto"/>
                <w:left w:val="none" w:sz="0" w:space="0" w:color="auto"/>
                <w:bottom w:val="none" w:sz="0" w:space="0" w:color="auto"/>
                <w:right w:val="none" w:sz="0" w:space="0" w:color="auto"/>
              </w:divBdr>
            </w:div>
            <w:div w:id="1010718629">
              <w:marLeft w:val="0"/>
              <w:marRight w:val="0"/>
              <w:marTop w:val="0"/>
              <w:marBottom w:val="0"/>
              <w:divBdr>
                <w:top w:val="none" w:sz="0" w:space="0" w:color="auto"/>
                <w:left w:val="none" w:sz="0" w:space="0" w:color="auto"/>
                <w:bottom w:val="none" w:sz="0" w:space="0" w:color="auto"/>
                <w:right w:val="none" w:sz="0" w:space="0" w:color="auto"/>
              </w:divBdr>
            </w:div>
            <w:div w:id="1071347437">
              <w:marLeft w:val="0"/>
              <w:marRight w:val="0"/>
              <w:marTop w:val="0"/>
              <w:marBottom w:val="0"/>
              <w:divBdr>
                <w:top w:val="none" w:sz="0" w:space="0" w:color="auto"/>
                <w:left w:val="none" w:sz="0" w:space="0" w:color="auto"/>
                <w:bottom w:val="none" w:sz="0" w:space="0" w:color="auto"/>
                <w:right w:val="none" w:sz="0" w:space="0" w:color="auto"/>
              </w:divBdr>
            </w:div>
            <w:div w:id="1217626104">
              <w:marLeft w:val="0"/>
              <w:marRight w:val="0"/>
              <w:marTop w:val="0"/>
              <w:marBottom w:val="0"/>
              <w:divBdr>
                <w:top w:val="none" w:sz="0" w:space="0" w:color="auto"/>
                <w:left w:val="none" w:sz="0" w:space="0" w:color="auto"/>
                <w:bottom w:val="none" w:sz="0" w:space="0" w:color="auto"/>
                <w:right w:val="none" w:sz="0" w:space="0" w:color="auto"/>
              </w:divBdr>
            </w:div>
            <w:div w:id="1311054860">
              <w:marLeft w:val="0"/>
              <w:marRight w:val="0"/>
              <w:marTop w:val="0"/>
              <w:marBottom w:val="0"/>
              <w:divBdr>
                <w:top w:val="none" w:sz="0" w:space="0" w:color="auto"/>
                <w:left w:val="none" w:sz="0" w:space="0" w:color="auto"/>
                <w:bottom w:val="none" w:sz="0" w:space="0" w:color="auto"/>
                <w:right w:val="none" w:sz="0" w:space="0" w:color="auto"/>
              </w:divBdr>
            </w:div>
            <w:div w:id="1374843964">
              <w:marLeft w:val="0"/>
              <w:marRight w:val="0"/>
              <w:marTop w:val="0"/>
              <w:marBottom w:val="0"/>
              <w:divBdr>
                <w:top w:val="none" w:sz="0" w:space="0" w:color="auto"/>
                <w:left w:val="none" w:sz="0" w:space="0" w:color="auto"/>
                <w:bottom w:val="none" w:sz="0" w:space="0" w:color="auto"/>
                <w:right w:val="none" w:sz="0" w:space="0" w:color="auto"/>
              </w:divBdr>
            </w:div>
            <w:div w:id="1465465839">
              <w:marLeft w:val="0"/>
              <w:marRight w:val="0"/>
              <w:marTop w:val="0"/>
              <w:marBottom w:val="0"/>
              <w:divBdr>
                <w:top w:val="none" w:sz="0" w:space="0" w:color="auto"/>
                <w:left w:val="none" w:sz="0" w:space="0" w:color="auto"/>
                <w:bottom w:val="none" w:sz="0" w:space="0" w:color="auto"/>
                <w:right w:val="none" w:sz="0" w:space="0" w:color="auto"/>
              </w:divBdr>
            </w:div>
            <w:div w:id="1487894640">
              <w:marLeft w:val="0"/>
              <w:marRight w:val="0"/>
              <w:marTop w:val="0"/>
              <w:marBottom w:val="0"/>
              <w:divBdr>
                <w:top w:val="none" w:sz="0" w:space="0" w:color="auto"/>
                <w:left w:val="none" w:sz="0" w:space="0" w:color="auto"/>
                <w:bottom w:val="none" w:sz="0" w:space="0" w:color="auto"/>
                <w:right w:val="none" w:sz="0" w:space="0" w:color="auto"/>
              </w:divBdr>
            </w:div>
            <w:div w:id="1551383888">
              <w:marLeft w:val="0"/>
              <w:marRight w:val="0"/>
              <w:marTop w:val="0"/>
              <w:marBottom w:val="0"/>
              <w:divBdr>
                <w:top w:val="none" w:sz="0" w:space="0" w:color="auto"/>
                <w:left w:val="none" w:sz="0" w:space="0" w:color="auto"/>
                <w:bottom w:val="none" w:sz="0" w:space="0" w:color="auto"/>
                <w:right w:val="none" w:sz="0" w:space="0" w:color="auto"/>
              </w:divBdr>
            </w:div>
            <w:div w:id="1582712760">
              <w:marLeft w:val="0"/>
              <w:marRight w:val="0"/>
              <w:marTop w:val="0"/>
              <w:marBottom w:val="0"/>
              <w:divBdr>
                <w:top w:val="none" w:sz="0" w:space="0" w:color="auto"/>
                <w:left w:val="none" w:sz="0" w:space="0" w:color="auto"/>
                <w:bottom w:val="none" w:sz="0" w:space="0" w:color="auto"/>
                <w:right w:val="none" w:sz="0" w:space="0" w:color="auto"/>
              </w:divBdr>
            </w:div>
            <w:div w:id="1602105985">
              <w:marLeft w:val="0"/>
              <w:marRight w:val="0"/>
              <w:marTop w:val="0"/>
              <w:marBottom w:val="0"/>
              <w:divBdr>
                <w:top w:val="none" w:sz="0" w:space="0" w:color="auto"/>
                <w:left w:val="none" w:sz="0" w:space="0" w:color="auto"/>
                <w:bottom w:val="none" w:sz="0" w:space="0" w:color="auto"/>
                <w:right w:val="none" w:sz="0" w:space="0" w:color="auto"/>
              </w:divBdr>
            </w:div>
            <w:div w:id="1619026771">
              <w:marLeft w:val="0"/>
              <w:marRight w:val="0"/>
              <w:marTop w:val="0"/>
              <w:marBottom w:val="0"/>
              <w:divBdr>
                <w:top w:val="none" w:sz="0" w:space="0" w:color="auto"/>
                <w:left w:val="none" w:sz="0" w:space="0" w:color="auto"/>
                <w:bottom w:val="none" w:sz="0" w:space="0" w:color="auto"/>
                <w:right w:val="none" w:sz="0" w:space="0" w:color="auto"/>
              </w:divBdr>
            </w:div>
            <w:div w:id="1708067580">
              <w:marLeft w:val="0"/>
              <w:marRight w:val="0"/>
              <w:marTop w:val="0"/>
              <w:marBottom w:val="0"/>
              <w:divBdr>
                <w:top w:val="none" w:sz="0" w:space="0" w:color="auto"/>
                <w:left w:val="none" w:sz="0" w:space="0" w:color="auto"/>
                <w:bottom w:val="none" w:sz="0" w:space="0" w:color="auto"/>
                <w:right w:val="none" w:sz="0" w:space="0" w:color="auto"/>
              </w:divBdr>
            </w:div>
            <w:div w:id="1760131349">
              <w:marLeft w:val="0"/>
              <w:marRight w:val="0"/>
              <w:marTop w:val="0"/>
              <w:marBottom w:val="0"/>
              <w:divBdr>
                <w:top w:val="none" w:sz="0" w:space="0" w:color="auto"/>
                <w:left w:val="none" w:sz="0" w:space="0" w:color="auto"/>
                <w:bottom w:val="none" w:sz="0" w:space="0" w:color="auto"/>
                <w:right w:val="none" w:sz="0" w:space="0" w:color="auto"/>
              </w:divBdr>
            </w:div>
            <w:div w:id="1766922487">
              <w:marLeft w:val="0"/>
              <w:marRight w:val="0"/>
              <w:marTop w:val="0"/>
              <w:marBottom w:val="0"/>
              <w:divBdr>
                <w:top w:val="none" w:sz="0" w:space="0" w:color="auto"/>
                <w:left w:val="none" w:sz="0" w:space="0" w:color="auto"/>
                <w:bottom w:val="none" w:sz="0" w:space="0" w:color="auto"/>
                <w:right w:val="none" w:sz="0" w:space="0" w:color="auto"/>
              </w:divBdr>
            </w:div>
            <w:div w:id="1779373000">
              <w:marLeft w:val="0"/>
              <w:marRight w:val="0"/>
              <w:marTop w:val="0"/>
              <w:marBottom w:val="0"/>
              <w:divBdr>
                <w:top w:val="none" w:sz="0" w:space="0" w:color="auto"/>
                <w:left w:val="none" w:sz="0" w:space="0" w:color="auto"/>
                <w:bottom w:val="none" w:sz="0" w:space="0" w:color="auto"/>
                <w:right w:val="none" w:sz="0" w:space="0" w:color="auto"/>
              </w:divBdr>
            </w:div>
            <w:div w:id="1823739718">
              <w:marLeft w:val="0"/>
              <w:marRight w:val="0"/>
              <w:marTop w:val="0"/>
              <w:marBottom w:val="0"/>
              <w:divBdr>
                <w:top w:val="none" w:sz="0" w:space="0" w:color="auto"/>
                <w:left w:val="none" w:sz="0" w:space="0" w:color="auto"/>
                <w:bottom w:val="none" w:sz="0" w:space="0" w:color="auto"/>
                <w:right w:val="none" w:sz="0" w:space="0" w:color="auto"/>
              </w:divBdr>
            </w:div>
            <w:div w:id="1838962712">
              <w:marLeft w:val="0"/>
              <w:marRight w:val="0"/>
              <w:marTop w:val="0"/>
              <w:marBottom w:val="0"/>
              <w:divBdr>
                <w:top w:val="none" w:sz="0" w:space="0" w:color="auto"/>
                <w:left w:val="none" w:sz="0" w:space="0" w:color="auto"/>
                <w:bottom w:val="none" w:sz="0" w:space="0" w:color="auto"/>
                <w:right w:val="none" w:sz="0" w:space="0" w:color="auto"/>
              </w:divBdr>
            </w:div>
            <w:div w:id="1888444942">
              <w:marLeft w:val="0"/>
              <w:marRight w:val="0"/>
              <w:marTop w:val="0"/>
              <w:marBottom w:val="0"/>
              <w:divBdr>
                <w:top w:val="none" w:sz="0" w:space="0" w:color="auto"/>
                <w:left w:val="none" w:sz="0" w:space="0" w:color="auto"/>
                <w:bottom w:val="none" w:sz="0" w:space="0" w:color="auto"/>
                <w:right w:val="none" w:sz="0" w:space="0" w:color="auto"/>
              </w:divBdr>
            </w:div>
            <w:div w:id="1900020130">
              <w:marLeft w:val="0"/>
              <w:marRight w:val="0"/>
              <w:marTop w:val="0"/>
              <w:marBottom w:val="0"/>
              <w:divBdr>
                <w:top w:val="none" w:sz="0" w:space="0" w:color="auto"/>
                <w:left w:val="none" w:sz="0" w:space="0" w:color="auto"/>
                <w:bottom w:val="none" w:sz="0" w:space="0" w:color="auto"/>
                <w:right w:val="none" w:sz="0" w:space="0" w:color="auto"/>
              </w:divBdr>
            </w:div>
            <w:div w:id="1902981984">
              <w:marLeft w:val="0"/>
              <w:marRight w:val="0"/>
              <w:marTop w:val="0"/>
              <w:marBottom w:val="0"/>
              <w:divBdr>
                <w:top w:val="none" w:sz="0" w:space="0" w:color="auto"/>
                <w:left w:val="none" w:sz="0" w:space="0" w:color="auto"/>
                <w:bottom w:val="none" w:sz="0" w:space="0" w:color="auto"/>
                <w:right w:val="none" w:sz="0" w:space="0" w:color="auto"/>
              </w:divBdr>
            </w:div>
            <w:div w:id="1947419032">
              <w:marLeft w:val="0"/>
              <w:marRight w:val="0"/>
              <w:marTop w:val="0"/>
              <w:marBottom w:val="0"/>
              <w:divBdr>
                <w:top w:val="none" w:sz="0" w:space="0" w:color="auto"/>
                <w:left w:val="none" w:sz="0" w:space="0" w:color="auto"/>
                <w:bottom w:val="none" w:sz="0" w:space="0" w:color="auto"/>
                <w:right w:val="none" w:sz="0" w:space="0" w:color="auto"/>
              </w:divBdr>
            </w:div>
            <w:div w:id="2057896529">
              <w:marLeft w:val="0"/>
              <w:marRight w:val="0"/>
              <w:marTop w:val="0"/>
              <w:marBottom w:val="0"/>
              <w:divBdr>
                <w:top w:val="none" w:sz="0" w:space="0" w:color="auto"/>
                <w:left w:val="none" w:sz="0" w:space="0" w:color="auto"/>
                <w:bottom w:val="none" w:sz="0" w:space="0" w:color="auto"/>
                <w:right w:val="none" w:sz="0" w:space="0" w:color="auto"/>
              </w:divBdr>
            </w:div>
            <w:div w:id="2060201684">
              <w:marLeft w:val="0"/>
              <w:marRight w:val="0"/>
              <w:marTop w:val="0"/>
              <w:marBottom w:val="0"/>
              <w:divBdr>
                <w:top w:val="none" w:sz="0" w:space="0" w:color="auto"/>
                <w:left w:val="none" w:sz="0" w:space="0" w:color="auto"/>
                <w:bottom w:val="none" w:sz="0" w:space="0" w:color="auto"/>
                <w:right w:val="none" w:sz="0" w:space="0" w:color="auto"/>
              </w:divBdr>
            </w:div>
            <w:div w:id="2066877145">
              <w:marLeft w:val="0"/>
              <w:marRight w:val="0"/>
              <w:marTop w:val="0"/>
              <w:marBottom w:val="0"/>
              <w:divBdr>
                <w:top w:val="none" w:sz="0" w:space="0" w:color="auto"/>
                <w:left w:val="none" w:sz="0" w:space="0" w:color="auto"/>
                <w:bottom w:val="none" w:sz="0" w:space="0" w:color="auto"/>
                <w:right w:val="none" w:sz="0" w:space="0" w:color="auto"/>
              </w:divBdr>
            </w:div>
            <w:div w:id="2070960287">
              <w:marLeft w:val="0"/>
              <w:marRight w:val="0"/>
              <w:marTop w:val="0"/>
              <w:marBottom w:val="0"/>
              <w:divBdr>
                <w:top w:val="none" w:sz="0" w:space="0" w:color="auto"/>
                <w:left w:val="none" w:sz="0" w:space="0" w:color="auto"/>
                <w:bottom w:val="none" w:sz="0" w:space="0" w:color="auto"/>
                <w:right w:val="none" w:sz="0" w:space="0" w:color="auto"/>
              </w:divBdr>
            </w:div>
            <w:div w:id="2125727412">
              <w:marLeft w:val="0"/>
              <w:marRight w:val="0"/>
              <w:marTop w:val="0"/>
              <w:marBottom w:val="0"/>
              <w:divBdr>
                <w:top w:val="none" w:sz="0" w:space="0" w:color="auto"/>
                <w:left w:val="none" w:sz="0" w:space="0" w:color="auto"/>
                <w:bottom w:val="none" w:sz="0" w:space="0" w:color="auto"/>
                <w:right w:val="none" w:sz="0" w:space="0" w:color="auto"/>
              </w:divBdr>
            </w:div>
            <w:div w:id="2145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5066">
      <w:bodyDiv w:val="1"/>
      <w:marLeft w:val="0"/>
      <w:marRight w:val="0"/>
      <w:marTop w:val="0"/>
      <w:marBottom w:val="0"/>
      <w:divBdr>
        <w:top w:val="none" w:sz="0" w:space="0" w:color="auto"/>
        <w:left w:val="none" w:sz="0" w:space="0" w:color="auto"/>
        <w:bottom w:val="none" w:sz="0" w:space="0" w:color="auto"/>
        <w:right w:val="none" w:sz="0" w:space="0" w:color="auto"/>
      </w:divBdr>
      <w:divsChild>
        <w:div w:id="1063069066">
          <w:marLeft w:val="0"/>
          <w:marRight w:val="0"/>
          <w:marTop w:val="0"/>
          <w:marBottom w:val="0"/>
          <w:divBdr>
            <w:top w:val="none" w:sz="0" w:space="0" w:color="auto"/>
            <w:left w:val="none" w:sz="0" w:space="0" w:color="auto"/>
            <w:bottom w:val="none" w:sz="0" w:space="0" w:color="auto"/>
            <w:right w:val="none" w:sz="0" w:space="0" w:color="auto"/>
          </w:divBdr>
          <w:divsChild>
            <w:div w:id="491720216">
              <w:marLeft w:val="0"/>
              <w:marRight w:val="0"/>
              <w:marTop w:val="0"/>
              <w:marBottom w:val="0"/>
              <w:divBdr>
                <w:top w:val="none" w:sz="0" w:space="0" w:color="auto"/>
                <w:left w:val="none" w:sz="0" w:space="0" w:color="auto"/>
                <w:bottom w:val="none" w:sz="0" w:space="0" w:color="auto"/>
                <w:right w:val="none" w:sz="0" w:space="0" w:color="auto"/>
              </w:divBdr>
              <w:divsChild>
                <w:div w:id="1461726839">
                  <w:marLeft w:val="0"/>
                  <w:marRight w:val="0"/>
                  <w:marTop w:val="0"/>
                  <w:marBottom w:val="0"/>
                  <w:divBdr>
                    <w:top w:val="none" w:sz="0" w:space="0" w:color="auto"/>
                    <w:left w:val="none" w:sz="0" w:space="0" w:color="auto"/>
                    <w:bottom w:val="none" w:sz="0" w:space="0" w:color="auto"/>
                    <w:right w:val="none" w:sz="0" w:space="0" w:color="auto"/>
                  </w:divBdr>
                  <w:divsChild>
                    <w:div w:id="908275277">
                      <w:marLeft w:val="0"/>
                      <w:marRight w:val="0"/>
                      <w:marTop w:val="0"/>
                      <w:marBottom w:val="0"/>
                      <w:divBdr>
                        <w:top w:val="none" w:sz="0" w:space="0" w:color="auto"/>
                        <w:left w:val="none" w:sz="0" w:space="0" w:color="auto"/>
                        <w:bottom w:val="none" w:sz="0" w:space="0" w:color="auto"/>
                        <w:right w:val="none" w:sz="0" w:space="0" w:color="auto"/>
                      </w:divBdr>
                      <w:divsChild>
                        <w:div w:id="1424184272">
                          <w:marLeft w:val="0"/>
                          <w:marRight w:val="0"/>
                          <w:marTop w:val="0"/>
                          <w:marBottom w:val="0"/>
                          <w:divBdr>
                            <w:top w:val="none" w:sz="0" w:space="0" w:color="auto"/>
                            <w:left w:val="none" w:sz="0" w:space="0" w:color="auto"/>
                            <w:bottom w:val="none" w:sz="0" w:space="0" w:color="auto"/>
                            <w:right w:val="none" w:sz="0" w:space="0" w:color="auto"/>
                          </w:divBdr>
                          <w:divsChild>
                            <w:div w:id="6761097">
                              <w:marLeft w:val="0"/>
                              <w:marRight w:val="0"/>
                              <w:marTop w:val="0"/>
                              <w:marBottom w:val="0"/>
                              <w:divBdr>
                                <w:top w:val="none" w:sz="0" w:space="0" w:color="auto"/>
                                <w:left w:val="none" w:sz="0" w:space="0" w:color="auto"/>
                                <w:bottom w:val="none" w:sz="0" w:space="0" w:color="auto"/>
                                <w:right w:val="none" w:sz="0" w:space="0" w:color="auto"/>
                              </w:divBdr>
                              <w:divsChild>
                                <w:div w:id="1155415104">
                                  <w:marLeft w:val="0"/>
                                  <w:marRight w:val="0"/>
                                  <w:marTop w:val="0"/>
                                  <w:marBottom w:val="0"/>
                                  <w:divBdr>
                                    <w:top w:val="none" w:sz="0" w:space="0" w:color="auto"/>
                                    <w:left w:val="none" w:sz="0" w:space="0" w:color="auto"/>
                                    <w:bottom w:val="none" w:sz="0" w:space="0" w:color="auto"/>
                                    <w:right w:val="none" w:sz="0" w:space="0" w:color="auto"/>
                                  </w:divBdr>
                                  <w:divsChild>
                                    <w:div w:id="1073700969">
                                      <w:marLeft w:val="0"/>
                                      <w:marRight w:val="0"/>
                                      <w:marTop w:val="0"/>
                                      <w:marBottom w:val="0"/>
                                      <w:divBdr>
                                        <w:top w:val="none" w:sz="0" w:space="0" w:color="auto"/>
                                        <w:left w:val="none" w:sz="0" w:space="0" w:color="auto"/>
                                        <w:bottom w:val="none" w:sz="0" w:space="0" w:color="auto"/>
                                        <w:right w:val="none" w:sz="0" w:space="0" w:color="auto"/>
                                      </w:divBdr>
                                      <w:divsChild>
                                        <w:div w:id="17899348">
                                          <w:marLeft w:val="0"/>
                                          <w:marRight w:val="0"/>
                                          <w:marTop w:val="0"/>
                                          <w:marBottom w:val="0"/>
                                          <w:divBdr>
                                            <w:top w:val="none" w:sz="0" w:space="0" w:color="auto"/>
                                            <w:left w:val="none" w:sz="0" w:space="0" w:color="auto"/>
                                            <w:bottom w:val="none" w:sz="0" w:space="0" w:color="auto"/>
                                            <w:right w:val="none" w:sz="0" w:space="0" w:color="auto"/>
                                          </w:divBdr>
                                          <w:divsChild>
                                            <w:div w:id="1289094580">
                                              <w:marLeft w:val="0"/>
                                              <w:marRight w:val="0"/>
                                              <w:marTop w:val="0"/>
                                              <w:marBottom w:val="0"/>
                                              <w:divBdr>
                                                <w:top w:val="none" w:sz="0" w:space="0" w:color="auto"/>
                                                <w:left w:val="none" w:sz="0" w:space="0" w:color="auto"/>
                                                <w:bottom w:val="none" w:sz="0" w:space="0" w:color="auto"/>
                                                <w:right w:val="none" w:sz="0" w:space="0" w:color="auto"/>
                                              </w:divBdr>
                                              <w:divsChild>
                                                <w:div w:id="308638059">
                                                  <w:marLeft w:val="0"/>
                                                  <w:marRight w:val="0"/>
                                                  <w:marTop w:val="0"/>
                                                  <w:marBottom w:val="0"/>
                                                  <w:divBdr>
                                                    <w:top w:val="none" w:sz="0" w:space="0" w:color="auto"/>
                                                    <w:left w:val="none" w:sz="0" w:space="0" w:color="auto"/>
                                                    <w:bottom w:val="none" w:sz="0" w:space="0" w:color="auto"/>
                                                    <w:right w:val="none" w:sz="0" w:space="0" w:color="auto"/>
                                                  </w:divBdr>
                                                  <w:divsChild>
                                                    <w:div w:id="13203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3473">
                                              <w:marLeft w:val="0"/>
                                              <w:marRight w:val="0"/>
                                              <w:marTop w:val="0"/>
                                              <w:marBottom w:val="0"/>
                                              <w:divBdr>
                                                <w:top w:val="none" w:sz="0" w:space="0" w:color="auto"/>
                                                <w:left w:val="none" w:sz="0" w:space="0" w:color="auto"/>
                                                <w:bottom w:val="none" w:sz="0" w:space="0" w:color="auto"/>
                                                <w:right w:val="none" w:sz="0" w:space="0" w:color="auto"/>
                                              </w:divBdr>
                                            </w:div>
                                            <w:div w:id="1723820145">
                                              <w:marLeft w:val="0"/>
                                              <w:marRight w:val="0"/>
                                              <w:marTop w:val="0"/>
                                              <w:marBottom w:val="0"/>
                                              <w:divBdr>
                                                <w:top w:val="none" w:sz="0" w:space="0" w:color="auto"/>
                                                <w:left w:val="none" w:sz="0" w:space="0" w:color="auto"/>
                                                <w:bottom w:val="none" w:sz="0" w:space="0" w:color="auto"/>
                                                <w:right w:val="none" w:sz="0" w:space="0" w:color="auto"/>
                                              </w:divBdr>
                                            </w:div>
                                          </w:divsChild>
                                        </w:div>
                                        <w:div w:id="74784130">
                                          <w:marLeft w:val="0"/>
                                          <w:marRight w:val="0"/>
                                          <w:marTop w:val="0"/>
                                          <w:marBottom w:val="0"/>
                                          <w:divBdr>
                                            <w:top w:val="none" w:sz="0" w:space="0" w:color="auto"/>
                                            <w:left w:val="none" w:sz="0" w:space="0" w:color="auto"/>
                                            <w:bottom w:val="none" w:sz="0" w:space="0" w:color="auto"/>
                                            <w:right w:val="none" w:sz="0" w:space="0" w:color="auto"/>
                                          </w:divBdr>
                                          <w:divsChild>
                                            <w:div w:id="482351455">
                                              <w:marLeft w:val="0"/>
                                              <w:marRight w:val="0"/>
                                              <w:marTop w:val="0"/>
                                              <w:marBottom w:val="0"/>
                                              <w:divBdr>
                                                <w:top w:val="none" w:sz="0" w:space="0" w:color="auto"/>
                                                <w:left w:val="none" w:sz="0" w:space="0" w:color="auto"/>
                                                <w:bottom w:val="none" w:sz="0" w:space="0" w:color="auto"/>
                                                <w:right w:val="none" w:sz="0" w:space="0" w:color="auto"/>
                                              </w:divBdr>
                                            </w:div>
                                            <w:div w:id="1067728753">
                                              <w:marLeft w:val="0"/>
                                              <w:marRight w:val="0"/>
                                              <w:marTop w:val="0"/>
                                              <w:marBottom w:val="0"/>
                                              <w:divBdr>
                                                <w:top w:val="none" w:sz="0" w:space="0" w:color="auto"/>
                                                <w:left w:val="none" w:sz="0" w:space="0" w:color="auto"/>
                                                <w:bottom w:val="none" w:sz="0" w:space="0" w:color="auto"/>
                                                <w:right w:val="none" w:sz="0" w:space="0" w:color="auto"/>
                                              </w:divBdr>
                                              <w:divsChild>
                                                <w:div w:id="2085685871">
                                                  <w:marLeft w:val="0"/>
                                                  <w:marRight w:val="0"/>
                                                  <w:marTop w:val="0"/>
                                                  <w:marBottom w:val="0"/>
                                                  <w:divBdr>
                                                    <w:top w:val="none" w:sz="0" w:space="0" w:color="auto"/>
                                                    <w:left w:val="none" w:sz="0" w:space="0" w:color="auto"/>
                                                    <w:bottom w:val="none" w:sz="0" w:space="0" w:color="auto"/>
                                                    <w:right w:val="none" w:sz="0" w:space="0" w:color="auto"/>
                                                  </w:divBdr>
                                                  <w:divsChild>
                                                    <w:div w:id="19280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3464">
                                              <w:marLeft w:val="0"/>
                                              <w:marRight w:val="0"/>
                                              <w:marTop w:val="0"/>
                                              <w:marBottom w:val="0"/>
                                              <w:divBdr>
                                                <w:top w:val="none" w:sz="0" w:space="0" w:color="auto"/>
                                                <w:left w:val="none" w:sz="0" w:space="0" w:color="auto"/>
                                                <w:bottom w:val="none" w:sz="0" w:space="0" w:color="auto"/>
                                                <w:right w:val="none" w:sz="0" w:space="0" w:color="auto"/>
                                              </w:divBdr>
                                            </w:div>
                                          </w:divsChild>
                                        </w:div>
                                        <w:div w:id="2140220223">
                                          <w:marLeft w:val="0"/>
                                          <w:marRight w:val="0"/>
                                          <w:marTop w:val="0"/>
                                          <w:marBottom w:val="0"/>
                                          <w:divBdr>
                                            <w:top w:val="none" w:sz="0" w:space="0" w:color="auto"/>
                                            <w:left w:val="none" w:sz="0" w:space="0" w:color="auto"/>
                                            <w:bottom w:val="none" w:sz="0" w:space="0" w:color="auto"/>
                                            <w:right w:val="none" w:sz="0" w:space="0" w:color="auto"/>
                                          </w:divBdr>
                                          <w:divsChild>
                                            <w:div w:id="925651931">
                                              <w:marLeft w:val="0"/>
                                              <w:marRight w:val="0"/>
                                              <w:marTop w:val="0"/>
                                              <w:marBottom w:val="0"/>
                                              <w:divBdr>
                                                <w:top w:val="none" w:sz="0" w:space="0" w:color="auto"/>
                                                <w:left w:val="none" w:sz="0" w:space="0" w:color="auto"/>
                                                <w:bottom w:val="none" w:sz="0" w:space="0" w:color="auto"/>
                                                <w:right w:val="none" w:sz="0" w:space="0" w:color="auto"/>
                                              </w:divBdr>
                                              <w:divsChild>
                                                <w:div w:id="130560865">
                                                  <w:marLeft w:val="0"/>
                                                  <w:marRight w:val="0"/>
                                                  <w:marTop w:val="0"/>
                                                  <w:marBottom w:val="0"/>
                                                  <w:divBdr>
                                                    <w:top w:val="none" w:sz="0" w:space="0" w:color="auto"/>
                                                    <w:left w:val="none" w:sz="0" w:space="0" w:color="auto"/>
                                                    <w:bottom w:val="none" w:sz="0" w:space="0" w:color="auto"/>
                                                    <w:right w:val="none" w:sz="0" w:space="0" w:color="auto"/>
                                                  </w:divBdr>
                                                  <w:divsChild>
                                                    <w:div w:id="188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4297">
                                              <w:marLeft w:val="0"/>
                                              <w:marRight w:val="0"/>
                                              <w:marTop w:val="0"/>
                                              <w:marBottom w:val="0"/>
                                              <w:divBdr>
                                                <w:top w:val="none" w:sz="0" w:space="0" w:color="auto"/>
                                                <w:left w:val="none" w:sz="0" w:space="0" w:color="auto"/>
                                                <w:bottom w:val="none" w:sz="0" w:space="0" w:color="auto"/>
                                                <w:right w:val="none" w:sz="0" w:space="0" w:color="auto"/>
                                              </w:divBdr>
                                            </w:div>
                                            <w:div w:id="608002732">
                                              <w:marLeft w:val="0"/>
                                              <w:marRight w:val="0"/>
                                              <w:marTop w:val="0"/>
                                              <w:marBottom w:val="0"/>
                                              <w:divBdr>
                                                <w:top w:val="none" w:sz="0" w:space="0" w:color="auto"/>
                                                <w:left w:val="none" w:sz="0" w:space="0" w:color="auto"/>
                                                <w:bottom w:val="none" w:sz="0" w:space="0" w:color="auto"/>
                                                <w:right w:val="none" w:sz="0" w:space="0" w:color="auto"/>
                                              </w:divBdr>
                                            </w:div>
                                          </w:divsChild>
                                        </w:div>
                                        <w:div w:id="1773284168">
                                          <w:marLeft w:val="0"/>
                                          <w:marRight w:val="0"/>
                                          <w:marTop w:val="0"/>
                                          <w:marBottom w:val="0"/>
                                          <w:divBdr>
                                            <w:top w:val="none" w:sz="0" w:space="0" w:color="auto"/>
                                            <w:left w:val="none" w:sz="0" w:space="0" w:color="auto"/>
                                            <w:bottom w:val="none" w:sz="0" w:space="0" w:color="auto"/>
                                            <w:right w:val="none" w:sz="0" w:space="0" w:color="auto"/>
                                          </w:divBdr>
                                          <w:divsChild>
                                            <w:div w:id="2022197718">
                                              <w:marLeft w:val="0"/>
                                              <w:marRight w:val="0"/>
                                              <w:marTop w:val="0"/>
                                              <w:marBottom w:val="0"/>
                                              <w:divBdr>
                                                <w:top w:val="none" w:sz="0" w:space="0" w:color="auto"/>
                                                <w:left w:val="none" w:sz="0" w:space="0" w:color="auto"/>
                                                <w:bottom w:val="none" w:sz="0" w:space="0" w:color="auto"/>
                                                <w:right w:val="none" w:sz="0" w:space="0" w:color="auto"/>
                                              </w:divBdr>
                                              <w:divsChild>
                                                <w:div w:id="980427004">
                                                  <w:marLeft w:val="0"/>
                                                  <w:marRight w:val="0"/>
                                                  <w:marTop w:val="0"/>
                                                  <w:marBottom w:val="0"/>
                                                  <w:divBdr>
                                                    <w:top w:val="none" w:sz="0" w:space="0" w:color="auto"/>
                                                    <w:left w:val="none" w:sz="0" w:space="0" w:color="auto"/>
                                                    <w:bottom w:val="none" w:sz="0" w:space="0" w:color="auto"/>
                                                    <w:right w:val="none" w:sz="0" w:space="0" w:color="auto"/>
                                                  </w:divBdr>
                                                  <w:divsChild>
                                                    <w:div w:id="2618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54747">
                                              <w:marLeft w:val="0"/>
                                              <w:marRight w:val="0"/>
                                              <w:marTop w:val="0"/>
                                              <w:marBottom w:val="0"/>
                                              <w:divBdr>
                                                <w:top w:val="none" w:sz="0" w:space="0" w:color="auto"/>
                                                <w:left w:val="none" w:sz="0" w:space="0" w:color="auto"/>
                                                <w:bottom w:val="none" w:sz="0" w:space="0" w:color="auto"/>
                                                <w:right w:val="none" w:sz="0" w:space="0" w:color="auto"/>
                                              </w:divBdr>
                                            </w:div>
                                            <w:div w:id="1032923445">
                                              <w:marLeft w:val="0"/>
                                              <w:marRight w:val="0"/>
                                              <w:marTop w:val="0"/>
                                              <w:marBottom w:val="0"/>
                                              <w:divBdr>
                                                <w:top w:val="none" w:sz="0" w:space="0" w:color="auto"/>
                                                <w:left w:val="none" w:sz="0" w:space="0" w:color="auto"/>
                                                <w:bottom w:val="none" w:sz="0" w:space="0" w:color="auto"/>
                                                <w:right w:val="none" w:sz="0" w:space="0" w:color="auto"/>
                                              </w:divBdr>
                                            </w:div>
                                          </w:divsChild>
                                        </w:div>
                                        <w:div w:id="283468293">
                                          <w:marLeft w:val="0"/>
                                          <w:marRight w:val="0"/>
                                          <w:marTop w:val="0"/>
                                          <w:marBottom w:val="0"/>
                                          <w:divBdr>
                                            <w:top w:val="none" w:sz="0" w:space="0" w:color="auto"/>
                                            <w:left w:val="none" w:sz="0" w:space="0" w:color="auto"/>
                                            <w:bottom w:val="none" w:sz="0" w:space="0" w:color="auto"/>
                                            <w:right w:val="none" w:sz="0" w:space="0" w:color="auto"/>
                                          </w:divBdr>
                                          <w:divsChild>
                                            <w:div w:id="587419606">
                                              <w:marLeft w:val="0"/>
                                              <w:marRight w:val="0"/>
                                              <w:marTop w:val="0"/>
                                              <w:marBottom w:val="0"/>
                                              <w:divBdr>
                                                <w:top w:val="none" w:sz="0" w:space="0" w:color="auto"/>
                                                <w:left w:val="none" w:sz="0" w:space="0" w:color="auto"/>
                                                <w:bottom w:val="none" w:sz="0" w:space="0" w:color="auto"/>
                                                <w:right w:val="none" w:sz="0" w:space="0" w:color="auto"/>
                                              </w:divBdr>
                                              <w:divsChild>
                                                <w:div w:id="265963686">
                                                  <w:marLeft w:val="0"/>
                                                  <w:marRight w:val="0"/>
                                                  <w:marTop w:val="0"/>
                                                  <w:marBottom w:val="0"/>
                                                  <w:divBdr>
                                                    <w:top w:val="none" w:sz="0" w:space="0" w:color="auto"/>
                                                    <w:left w:val="none" w:sz="0" w:space="0" w:color="auto"/>
                                                    <w:bottom w:val="none" w:sz="0" w:space="0" w:color="auto"/>
                                                    <w:right w:val="none" w:sz="0" w:space="0" w:color="auto"/>
                                                  </w:divBdr>
                                                  <w:divsChild>
                                                    <w:div w:id="9251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9547">
                                              <w:marLeft w:val="0"/>
                                              <w:marRight w:val="0"/>
                                              <w:marTop w:val="0"/>
                                              <w:marBottom w:val="0"/>
                                              <w:divBdr>
                                                <w:top w:val="none" w:sz="0" w:space="0" w:color="auto"/>
                                                <w:left w:val="none" w:sz="0" w:space="0" w:color="auto"/>
                                                <w:bottom w:val="none" w:sz="0" w:space="0" w:color="auto"/>
                                                <w:right w:val="none" w:sz="0" w:space="0" w:color="auto"/>
                                              </w:divBdr>
                                            </w:div>
                                            <w:div w:id="20376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286481">
                          <w:marLeft w:val="0"/>
                          <w:marRight w:val="0"/>
                          <w:marTop w:val="0"/>
                          <w:marBottom w:val="0"/>
                          <w:divBdr>
                            <w:top w:val="none" w:sz="0" w:space="0" w:color="auto"/>
                            <w:left w:val="none" w:sz="0" w:space="0" w:color="auto"/>
                            <w:bottom w:val="none" w:sz="0" w:space="0" w:color="auto"/>
                            <w:right w:val="none" w:sz="0" w:space="0" w:color="auto"/>
                          </w:divBdr>
                          <w:divsChild>
                            <w:div w:id="1515458272">
                              <w:marLeft w:val="0"/>
                              <w:marRight w:val="0"/>
                              <w:marTop w:val="0"/>
                              <w:marBottom w:val="0"/>
                              <w:divBdr>
                                <w:top w:val="none" w:sz="0" w:space="0" w:color="auto"/>
                                <w:left w:val="none" w:sz="0" w:space="0" w:color="auto"/>
                                <w:bottom w:val="none" w:sz="0" w:space="0" w:color="auto"/>
                                <w:right w:val="none" w:sz="0" w:space="0" w:color="auto"/>
                              </w:divBdr>
                              <w:divsChild>
                                <w:div w:id="1182433208">
                                  <w:marLeft w:val="0"/>
                                  <w:marRight w:val="0"/>
                                  <w:marTop w:val="0"/>
                                  <w:marBottom w:val="0"/>
                                  <w:divBdr>
                                    <w:top w:val="none" w:sz="0" w:space="0" w:color="auto"/>
                                    <w:left w:val="none" w:sz="0" w:space="0" w:color="auto"/>
                                    <w:bottom w:val="none" w:sz="0" w:space="0" w:color="auto"/>
                                    <w:right w:val="none" w:sz="0" w:space="0" w:color="auto"/>
                                  </w:divBdr>
                                  <w:divsChild>
                                    <w:div w:id="654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984699">
                  <w:marLeft w:val="0"/>
                  <w:marRight w:val="0"/>
                  <w:marTop w:val="0"/>
                  <w:marBottom w:val="0"/>
                  <w:divBdr>
                    <w:top w:val="none" w:sz="0" w:space="0" w:color="auto"/>
                    <w:left w:val="none" w:sz="0" w:space="0" w:color="auto"/>
                    <w:bottom w:val="none" w:sz="0" w:space="0" w:color="auto"/>
                    <w:right w:val="none" w:sz="0" w:space="0" w:color="auto"/>
                  </w:divBdr>
                  <w:divsChild>
                    <w:div w:id="476728191">
                      <w:marLeft w:val="0"/>
                      <w:marRight w:val="0"/>
                      <w:marTop w:val="0"/>
                      <w:marBottom w:val="0"/>
                      <w:divBdr>
                        <w:top w:val="none" w:sz="0" w:space="0" w:color="auto"/>
                        <w:left w:val="none" w:sz="0" w:space="0" w:color="auto"/>
                        <w:bottom w:val="none" w:sz="0" w:space="0" w:color="auto"/>
                        <w:right w:val="none" w:sz="0" w:space="0" w:color="auto"/>
                      </w:divBdr>
                      <w:divsChild>
                        <w:div w:id="1197544710">
                          <w:marLeft w:val="0"/>
                          <w:marRight w:val="0"/>
                          <w:marTop w:val="0"/>
                          <w:marBottom w:val="0"/>
                          <w:divBdr>
                            <w:top w:val="none" w:sz="0" w:space="0" w:color="auto"/>
                            <w:left w:val="none" w:sz="0" w:space="0" w:color="auto"/>
                            <w:bottom w:val="none" w:sz="0" w:space="0" w:color="auto"/>
                            <w:right w:val="none" w:sz="0" w:space="0" w:color="auto"/>
                          </w:divBdr>
                          <w:divsChild>
                            <w:div w:id="1865240864">
                              <w:marLeft w:val="0"/>
                              <w:marRight w:val="0"/>
                              <w:marTop w:val="0"/>
                              <w:marBottom w:val="0"/>
                              <w:divBdr>
                                <w:top w:val="none" w:sz="0" w:space="0" w:color="auto"/>
                                <w:left w:val="none" w:sz="0" w:space="0" w:color="auto"/>
                                <w:bottom w:val="none" w:sz="0" w:space="0" w:color="auto"/>
                                <w:right w:val="none" w:sz="0" w:space="0" w:color="auto"/>
                              </w:divBdr>
                              <w:divsChild>
                                <w:div w:id="16865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778265">
          <w:marLeft w:val="0"/>
          <w:marRight w:val="0"/>
          <w:marTop w:val="0"/>
          <w:marBottom w:val="0"/>
          <w:divBdr>
            <w:top w:val="none" w:sz="0" w:space="0" w:color="auto"/>
            <w:left w:val="none" w:sz="0" w:space="0" w:color="auto"/>
            <w:bottom w:val="none" w:sz="0" w:space="0" w:color="auto"/>
            <w:right w:val="none" w:sz="0" w:space="0" w:color="auto"/>
          </w:divBdr>
          <w:divsChild>
            <w:div w:id="2015838215">
              <w:marLeft w:val="0"/>
              <w:marRight w:val="0"/>
              <w:marTop w:val="0"/>
              <w:marBottom w:val="0"/>
              <w:divBdr>
                <w:top w:val="none" w:sz="0" w:space="0" w:color="auto"/>
                <w:left w:val="none" w:sz="0" w:space="0" w:color="auto"/>
                <w:bottom w:val="none" w:sz="0" w:space="0" w:color="auto"/>
                <w:right w:val="none" w:sz="0" w:space="0" w:color="auto"/>
              </w:divBdr>
              <w:divsChild>
                <w:div w:id="468211287">
                  <w:marLeft w:val="0"/>
                  <w:marRight w:val="0"/>
                  <w:marTop w:val="0"/>
                  <w:marBottom w:val="0"/>
                  <w:divBdr>
                    <w:top w:val="none" w:sz="0" w:space="0" w:color="auto"/>
                    <w:left w:val="none" w:sz="0" w:space="0" w:color="auto"/>
                    <w:bottom w:val="none" w:sz="0" w:space="0" w:color="auto"/>
                    <w:right w:val="none" w:sz="0" w:space="0" w:color="auto"/>
                  </w:divBdr>
                  <w:divsChild>
                    <w:div w:id="851798187">
                      <w:marLeft w:val="0"/>
                      <w:marRight w:val="0"/>
                      <w:marTop w:val="0"/>
                      <w:marBottom w:val="0"/>
                      <w:divBdr>
                        <w:top w:val="none" w:sz="0" w:space="0" w:color="auto"/>
                        <w:left w:val="none" w:sz="0" w:space="0" w:color="auto"/>
                        <w:bottom w:val="none" w:sz="0" w:space="0" w:color="auto"/>
                        <w:right w:val="none" w:sz="0" w:space="0" w:color="auto"/>
                      </w:divBdr>
                      <w:divsChild>
                        <w:div w:id="920338697">
                          <w:marLeft w:val="0"/>
                          <w:marRight w:val="0"/>
                          <w:marTop w:val="0"/>
                          <w:marBottom w:val="0"/>
                          <w:divBdr>
                            <w:top w:val="none" w:sz="0" w:space="0" w:color="auto"/>
                            <w:left w:val="none" w:sz="0" w:space="0" w:color="auto"/>
                            <w:bottom w:val="none" w:sz="0" w:space="0" w:color="auto"/>
                            <w:right w:val="none" w:sz="0" w:space="0" w:color="auto"/>
                          </w:divBdr>
                          <w:divsChild>
                            <w:div w:id="494031896">
                              <w:marLeft w:val="0"/>
                              <w:marRight w:val="0"/>
                              <w:marTop w:val="0"/>
                              <w:marBottom w:val="0"/>
                              <w:divBdr>
                                <w:top w:val="none" w:sz="0" w:space="0" w:color="auto"/>
                                <w:left w:val="none" w:sz="0" w:space="0" w:color="auto"/>
                                <w:bottom w:val="none" w:sz="0" w:space="0" w:color="auto"/>
                                <w:right w:val="none" w:sz="0" w:space="0" w:color="auto"/>
                              </w:divBdr>
                              <w:divsChild>
                                <w:div w:id="1120493362">
                                  <w:marLeft w:val="0"/>
                                  <w:marRight w:val="0"/>
                                  <w:marTop w:val="0"/>
                                  <w:marBottom w:val="0"/>
                                  <w:divBdr>
                                    <w:top w:val="none" w:sz="0" w:space="0" w:color="auto"/>
                                    <w:left w:val="none" w:sz="0" w:space="0" w:color="auto"/>
                                    <w:bottom w:val="none" w:sz="0" w:space="0" w:color="auto"/>
                                    <w:right w:val="none" w:sz="0" w:space="0" w:color="auto"/>
                                  </w:divBdr>
                                  <w:divsChild>
                                    <w:div w:id="1800876594">
                                      <w:marLeft w:val="0"/>
                                      <w:marRight w:val="0"/>
                                      <w:marTop w:val="0"/>
                                      <w:marBottom w:val="0"/>
                                      <w:divBdr>
                                        <w:top w:val="none" w:sz="0" w:space="0" w:color="auto"/>
                                        <w:left w:val="none" w:sz="0" w:space="0" w:color="auto"/>
                                        <w:bottom w:val="none" w:sz="0" w:space="0" w:color="auto"/>
                                        <w:right w:val="none" w:sz="0" w:space="0" w:color="auto"/>
                                      </w:divBdr>
                                      <w:divsChild>
                                        <w:div w:id="554701945">
                                          <w:marLeft w:val="0"/>
                                          <w:marRight w:val="0"/>
                                          <w:marTop w:val="0"/>
                                          <w:marBottom w:val="0"/>
                                          <w:divBdr>
                                            <w:top w:val="none" w:sz="0" w:space="0" w:color="auto"/>
                                            <w:left w:val="none" w:sz="0" w:space="0" w:color="auto"/>
                                            <w:bottom w:val="none" w:sz="0" w:space="0" w:color="auto"/>
                                            <w:right w:val="none" w:sz="0" w:space="0" w:color="auto"/>
                                          </w:divBdr>
                                          <w:divsChild>
                                            <w:div w:id="22751014">
                                              <w:marLeft w:val="0"/>
                                              <w:marRight w:val="0"/>
                                              <w:marTop w:val="0"/>
                                              <w:marBottom w:val="0"/>
                                              <w:divBdr>
                                                <w:top w:val="none" w:sz="0" w:space="0" w:color="auto"/>
                                                <w:left w:val="none" w:sz="0" w:space="0" w:color="auto"/>
                                                <w:bottom w:val="none" w:sz="0" w:space="0" w:color="auto"/>
                                                <w:right w:val="none" w:sz="0" w:space="0" w:color="auto"/>
                                              </w:divBdr>
                                              <w:divsChild>
                                                <w:div w:id="1347319993">
                                                  <w:marLeft w:val="0"/>
                                                  <w:marRight w:val="0"/>
                                                  <w:marTop w:val="0"/>
                                                  <w:marBottom w:val="0"/>
                                                  <w:divBdr>
                                                    <w:top w:val="none" w:sz="0" w:space="0" w:color="auto"/>
                                                    <w:left w:val="none" w:sz="0" w:space="0" w:color="auto"/>
                                                    <w:bottom w:val="none" w:sz="0" w:space="0" w:color="auto"/>
                                                    <w:right w:val="none" w:sz="0" w:space="0" w:color="auto"/>
                                                  </w:divBdr>
                                                  <w:divsChild>
                                                    <w:div w:id="318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3879">
                                              <w:marLeft w:val="0"/>
                                              <w:marRight w:val="0"/>
                                              <w:marTop w:val="0"/>
                                              <w:marBottom w:val="0"/>
                                              <w:divBdr>
                                                <w:top w:val="none" w:sz="0" w:space="0" w:color="auto"/>
                                                <w:left w:val="none" w:sz="0" w:space="0" w:color="auto"/>
                                                <w:bottom w:val="none" w:sz="0" w:space="0" w:color="auto"/>
                                                <w:right w:val="none" w:sz="0" w:space="0" w:color="auto"/>
                                              </w:divBdr>
                                            </w:div>
                                            <w:div w:id="1991982622">
                                              <w:marLeft w:val="0"/>
                                              <w:marRight w:val="0"/>
                                              <w:marTop w:val="0"/>
                                              <w:marBottom w:val="0"/>
                                              <w:divBdr>
                                                <w:top w:val="none" w:sz="0" w:space="0" w:color="auto"/>
                                                <w:left w:val="none" w:sz="0" w:space="0" w:color="auto"/>
                                                <w:bottom w:val="none" w:sz="0" w:space="0" w:color="auto"/>
                                                <w:right w:val="none" w:sz="0" w:space="0" w:color="auto"/>
                                              </w:divBdr>
                                            </w:div>
                                          </w:divsChild>
                                        </w:div>
                                        <w:div w:id="124008601">
                                          <w:marLeft w:val="0"/>
                                          <w:marRight w:val="0"/>
                                          <w:marTop w:val="0"/>
                                          <w:marBottom w:val="0"/>
                                          <w:divBdr>
                                            <w:top w:val="none" w:sz="0" w:space="0" w:color="auto"/>
                                            <w:left w:val="none" w:sz="0" w:space="0" w:color="auto"/>
                                            <w:bottom w:val="none" w:sz="0" w:space="0" w:color="auto"/>
                                            <w:right w:val="none" w:sz="0" w:space="0" w:color="auto"/>
                                          </w:divBdr>
                                          <w:divsChild>
                                            <w:div w:id="167450969">
                                              <w:marLeft w:val="0"/>
                                              <w:marRight w:val="0"/>
                                              <w:marTop w:val="0"/>
                                              <w:marBottom w:val="0"/>
                                              <w:divBdr>
                                                <w:top w:val="none" w:sz="0" w:space="0" w:color="auto"/>
                                                <w:left w:val="none" w:sz="0" w:space="0" w:color="auto"/>
                                                <w:bottom w:val="none" w:sz="0" w:space="0" w:color="auto"/>
                                                <w:right w:val="none" w:sz="0" w:space="0" w:color="auto"/>
                                              </w:divBdr>
                                            </w:div>
                                            <w:div w:id="948465025">
                                              <w:marLeft w:val="0"/>
                                              <w:marRight w:val="0"/>
                                              <w:marTop w:val="0"/>
                                              <w:marBottom w:val="0"/>
                                              <w:divBdr>
                                                <w:top w:val="none" w:sz="0" w:space="0" w:color="auto"/>
                                                <w:left w:val="none" w:sz="0" w:space="0" w:color="auto"/>
                                                <w:bottom w:val="none" w:sz="0" w:space="0" w:color="auto"/>
                                                <w:right w:val="none" w:sz="0" w:space="0" w:color="auto"/>
                                              </w:divBdr>
                                              <w:divsChild>
                                                <w:div w:id="573442597">
                                                  <w:marLeft w:val="0"/>
                                                  <w:marRight w:val="0"/>
                                                  <w:marTop w:val="0"/>
                                                  <w:marBottom w:val="0"/>
                                                  <w:divBdr>
                                                    <w:top w:val="none" w:sz="0" w:space="0" w:color="auto"/>
                                                    <w:left w:val="none" w:sz="0" w:space="0" w:color="auto"/>
                                                    <w:bottom w:val="none" w:sz="0" w:space="0" w:color="auto"/>
                                                    <w:right w:val="none" w:sz="0" w:space="0" w:color="auto"/>
                                                  </w:divBdr>
                                                  <w:divsChild>
                                                    <w:div w:id="16267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8203">
                                              <w:marLeft w:val="0"/>
                                              <w:marRight w:val="0"/>
                                              <w:marTop w:val="0"/>
                                              <w:marBottom w:val="0"/>
                                              <w:divBdr>
                                                <w:top w:val="none" w:sz="0" w:space="0" w:color="auto"/>
                                                <w:left w:val="none" w:sz="0" w:space="0" w:color="auto"/>
                                                <w:bottom w:val="none" w:sz="0" w:space="0" w:color="auto"/>
                                                <w:right w:val="none" w:sz="0" w:space="0" w:color="auto"/>
                                              </w:divBdr>
                                            </w:div>
                                          </w:divsChild>
                                        </w:div>
                                        <w:div w:id="952594865">
                                          <w:marLeft w:val="0"/>
                                          <w:marRight w:val="0"/>
                                          <w:marTop w:val="0"/>
                                          <w:marBottom w:val="0"/>
                                          <w:divBdr>
                                            <w:top w:val="none" w:sz="0" w:space="0" w:color="auto"/>
                                            <w:left w:val="none" w:sz="0" w:space="0" w:color="auto"/>
                                            <w:bottom w:val="none" w:sz="0" w:space="0" w:color="auto"/>
                                            <w:right w:val="none" w:sz="0" w:space="0" w:color="auto"/>
                                          </w:divBdr>
                                          <w:divsChild>
                                            <w:div w:id="315689020">
                                              <w:marLeft w:val="0"/>
                                              <w:marRight w:val="0"/>
                                              <w:marTop w:val="0"/>
                                              <w:marBottom w:val="0"/>
                                              <w:divBdr>
                                                <w:top w:val="none" w:sz="0" w:space="0" w:color="auto"/>
                                                <w:left w:val="none" w:sz="0" w:space="0" w:color="auto"/>
                                                <w:bottom w:val="none" w:sz="0" w:space="0" w:color="auto"/>
                                                <w:right w:val="none" w:sz="0" w:space="0" w:color="auto"/>
                                              </w:divBdr>
                                              <w:divsChild>
                                                <w:div w:id="1745295636">
                                                  <w:marLeft w:val="0"/>
                                                  <w:marRight w:val="0"/>
                                                  <w:marTop w:val="0"/>
                                                  <w:marBottom w:val="0"/>
                                                  <w:divBdr>
                                                    <w:top w:val="none" w:sz="0" w:space="0" w:color="auto"/>
                                                    <w:left w:val="none" w:sz="0" w:space="0" w:color="auto"/>
                                                    <w:bottom w:val="none" w:sz="0" w:space="0" w:color="auto"/>
                                                    <w:right w:val="none" w:sz="0" w:space="0" w:color="auto"/>
                                                  </w:divBdr>
                                                  <w:divsChild>
                                                    <w:div w:id="5208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0401">
                                              <w:marLeft w:val="0"/>
                                              <w:marRight w:val="0"/>
                                              <w:marTop w:val="0"/>
                                              <w:marBottom w:val="0"/>
                                              <w:divBdr>
                                                <w:top w:val="none" w:sz="0" w:space="0" w:color="auto"/>
                                                <w:left w:val="none" w:sz="0" w:space="0" w:color="auto"/>
                                                <w:bottom w:val="none" w:sz="0" w:space="0" w:color="auto"/>
                                                <w:right w:val="none" w:sz="0" w:space="0" w:color="auto"/>
                                              </w:divBdr>
                                            </w:div>
                                            <w:div w:id="1806583431">
                                              <w:marLeft w:val="0"/>
                                              <w:marRight w:val="0"/>
                                              <w:marTop w:val="0"/>
                                              <w:marBottom w:val="0"/>
                                              <w:divBdr>
                                                <w:top w:val="none" w:sz="0" w:space="0" w:color="auto"/>
                                                <w:left w:val="none" w:sz="0" w:space="0" w:color="auto"/>
                                                <w:bottom w:val="none" w:sz="0" w:space="0" w:color="auto"/>
                                                <w:right w:val="none" w:sz="0" w:space="0" w:color="auto"/>
                                              </w:divBdr>
                                            </w:div>
                                          </w:divsChild>
                                        </w:div>
                                        <w:div w:id="549658708">
                                          <w:marLeft w:val="0"/>
                                          <w:marRight w:val="0"/>
                                          <w:marTop w:val="0"/>
                                          <w:marBottom w:val="0"/>
                                          <w:divBdr>
                                            <w:top w:val="none" w:sz="0" w:space="0" w:color="auto"/>
                                            <w:left w:val="none" w:sz="0" w:space="0" w:color="auto"/>
                                            <w:bottom w:val="none" w:sz="0" w:space="0" w:color="auto"/>
                                            <w:right w:val="none" w:sz="0" w:space="0" w:color="auto"/>
                                          </w:divBdr>
                                          <w:divsChild>
                                            <w:div w:id="1091319083">
                                              <w:marLeft w:val="0"/>
                                              <w:marRight w:val="0"/>
                                              <w:marTop w:val="0"/>
                                              <w:marBottom w:val="0"/>
                                              <w:divBdr>
                                                <w:top w:val="none" w:sz="0" w:space="0" w:color="auto"/>
                                                <w:left w:val="none" w:sz="0" w:space="0" w:color="auto"/>
                                                <w:bottom w:val="none" w:sz="0" w:space="0" w:color="auto"/>
                                                <w:right w:val="none" w:sz="0" w:space="0" w:color="auto"/>
                                              </w:divBdr>
                                              <w:divsChild>
                                                <w:div w:id="1681662156">
                                                  <w:marLeft w:val="0"/>
                                                  <w:marRight w:val="0"/>
                                                  <w:marTop w:val="0"/>
                                                  <w:marBottom w:val="0"/>
                                                  <w:divBdr>
                                                    <w:top w:val="none" w:sz="0" w:space="0" w:color="auto"/>
                                                    <w:left w:val="none" w:sz="0" w:space="0" w:color="auto"/>
                                                    <w:bottom w:val="none" w:sz="0" w:space="0" w:color="auto"/>
                                                    <w:right w:val="none" w:sz="0" w:space="0" w:color="auto"/>
                                                  </w:divBdr>
                                                  <w:divsChild>
                                                    <w:div w:id="21362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307">
                                              <w:marLeft w:val="0"/>
                                              <w:marRight w:val="0"/>
                                              <w:marTop w:val="0"/>
                                              <w:marBottom w:val="0"/>
                                              <w:divBdr>
                                                <w:top w:val="none" w:sz="0" w:space="0" w:color="auto"/>
                                                <w:left w:val="none" w:sz="0" w:space="0" w:color="auto"/>
                                                <w:bottom w:val="none" w:sz="0" w:space="0" w:color="auto"/>
                                                <w:right w:val="none" w:sz="0" w:space="0" w:color="auto"/>
                                              </w:divBdr>
                                            </w:div>
                                            <w:div w:id="1918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174861">
                          <w:marLeft w:val="0"/>
                          <w:marRight w:val="0"/>
                          <w:marTop w:val="0"/>
                          <w:marBottom w:val="0"/>
                          <w:divBdr>
                            <w:top w:val="none" w:sz="0" w:space="0" w:color="auto"/>
                            <w:left w:val="none" w:sz="0" w:space="0" w:color="auto"/>
                            <w:bottom w:val="none" w:sz="0" w:space="0" w:color="auto"/>
                            <w:right w:val="none" w:sz="0" w:space="0" w:color="auto"/>
                          </w:divBdr>
                          <w:divsChild>
                            <w:div w:id="1846825667">
                              <w:marLeft w:val="0"/>
                              <w:marRight w:val="0"/>
                              <w:marTop w:val="0"/>
                              <w:marBottom w:val="0"/>
                              <w:divBdr>
                                <w:top w:val="none" w:sz="0" w:space="0" w:color="auto"/>
                                <w:left w:val="none" w:sz="0" w:space="0" w:color="auto"/>
                                <w:bottom w:val="none" w:sz="0" w:space="0" w:color="auto"/>
                                <w:right w:val="none" w:sz="0" w:space="0" w:color="auto"/>
                              </w:divBdr>
                              <w:divsChild>
                                <w:div w:id="1314263194">
                                  <w:marLeft w:val="0"/>
                                  <w:marRight w:val="0"/>
                                  <w:marTop w:val="0"/>
                                  <w:marBottom w:val="0"/>
                                  <w:divBdr>
                                    <w:top w:val="none" w:sz="0" w:space="0" w:color="auto"/>
                                    <w:left w:val="none" w:sz="0" w:space="0" w:color="auto"/>
                                    <w:bottom w:val="none" w:sz="0" w:space="0" w:color="auto"/>
                                    <w:right w:val="none" w:sz="0" w:space="0" w:color="auto"/>
                                  </w:divBdr>
                                  <w:divsChild>
                                    <w:div w:id="3208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396672">
                  <w:marLeft w:val="0"/>
                  <w:marRight w:val="0"/>
                  <w:marTop w:val="0"/>
                  <w:marBottom w:val="0"/>
                  <w:divBdr>
                    <w:top w:val="none" w:sz="0" w:space="0" w:color="auto"/>
                    <w:left w:val="none" w:sz="0" w:space="0" w:color="auto"/>
                    <w:bottom w:val="none" w:sz="0" w:space="0" w:color="auto"/>
                    <w:right w:val="none" w:sz="0" w:space="0" w:color="auto"/>
                  </w:divBdr>
                  <w:divsChild>
                    <w:div w:id="1380744203">
                      <w:marLeft w:val="0"/>
                      <w:marRight w:val="0"/>
                      <w:marTop w:val="0"/>
                      <w:marBottom w:val="0"/>
                      <w:divBdr>
                        <w:top w:val="none" w:sz="0" w:space="0" w:color="auto"/>
                        <w:left w:val="none" w:sz="0" w:space="0" w:color="auto"/>
                        <w:bottom w:val="none" w:sz="0" w:space="0" w:color="auto"/>
                        <w:right w:val="none" w:sz="0" w:space="0" w:color="auto"/>
                      </w:divBdr>
                      <w:divsChild>
                        <w:div w:id="1897082809">
                          <w:marLeft w:val="0"/>
                          <w:marRight w:val="0"/>
                          <w:marTop w:val="0"/>
                          <w:marBottom w:val="0"/>
                          <w:divBdr>
                            <w:top w:val="none" w:sz="0" w:space="0" w:color="auto"/>
                            <w:left w:val="none" w:sz="0" w:space="0" w:color="auto"/>
                            <w:bottom w:val="none" w:sz="0" w:space="0" w:color="auto"/>
                            <w:right w:val="none" w:sz="0" w:space="0" w:color="auto"/>
                          </w:divBdr>
                          <w:divsChild>
                            <w:div w:id="1787114626">
                              <w:marLeft w:val="0"/>
                              <w:marRight w:val="0"/>
                              <w:marTop w:val="0"/>
                              <w:marBottom w:val="0"/>
                              <w:divBdr>
                                <w:top w:val="none" w:sz="0" w:space="0" w:color="auto"/>
                                <w:left w:val="none" w:sz="0" w:space="0" w:color="auto"/>
                                <w:bottom w:val="none" w:sz="0" w:space="0" w:color="auto"/>
                                <w:right w:val="none" w:sz="0" w:space="0" w:color="auto"/>
                              </w:divBdr>
                              <w:divsChild>
                                <w:div w:id="1484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791826">
          <w:marLeft w:val="0"/>
          <w:marRight w:val="0"/>
          <w:marTop w:val="0"/>
          <w:marBottom w:val="0"/>
          <w:divBdr>
            <w:top w:val="none" w:sz="0" w:space="0" w:color="auto"/>
            <w:left w:val="none" w:sz="0" w:space="0" w:color="auto"/>
            <w:bottom w:val="none" w:sz="0" w:space="0" w:color="auto"/>
            <w:right w:val="none" w:sz="0" w:space="0" w:color="auto"/>
          </w:divBdr>
          <w:divsChild>
            <w:div w:id="1595435978">
              <w:marLeft w:val="0"/>
              <w:marRight w:val="0"/>
              <w:marTop w:val="0"/>
              <w:marBottom w:val="0"/>
              <w:divBdr>
                <w:top w:val="none" w:sz="0" w:space="0" w:color="auto"/>
                <w:left w:val="none" w:sz="0" w:space="0" w:color="auto"/>
                <w:bottom w:val="none" w:sz="0" w:space="0" w:color="auto"/>
                <w:right w:val="none" w:sz="0" w:space="0" w:color="auto"/>
              </w:divBdr>
              <w:divsChild>
                <w:div w:id="1502429588">
                  <w:marLeft w:val="0"/>
                  <w:marRight w:val="0"/>
                  <w:marTop w:val="0"/>
                  <w:marBottom w:val="0"/>
                  <w:divBdr>
                    <w:top w:val="none" w:sz="0" w:space="0" w:color="auto"/>
                    <w:left w:val="none" w:sz="0" w:space="0" w:color="auto"/>
                    <w:bottom w:val="none" w:sz="0" w:space="0" w:color="auto"/>
                    <w:right w:val="none" w:sz="0" w:space="0" w:color="auto"/>
                  </w:divBdr>
                  <w:divsChild>
                    <w:div w:id="472254714">
                      <w:marLeft w:val="0"/>
                      <w:marRight w:val="0"/>
                      <w:marTop w:val="0"/>
                      <w:marBottom w:val="0"/>
                      <w:divBdr>
                        <w:top w:val="none" w:sz="0" w:space="0" w:color="auto"/>
                        <w:left w:val="none" w:sz="0" w:space="0" w:color="auto"/>
                        <w:bottom w:val="none" w:sz="0" w:space="0" w:color="auto"/>
                        <w:right w:val="none" w:sz="0" w:space="0" w:color="auto"/>
                      </w:divBdr>
                      <w:divsChild>
                        <w:div w:id="377558991">
                          <w:marLeft w:val="0"/>
                          <w:marRight w:val="0"/>
                          <w:marTop w:val="0"/>
                          <w:marBottom w:val="0"/>
                          <w:divBdr>
                            <w:top w:val="none" w:sz="0" w:space="0" w:color="auto"/>
                            <w:left w:val="none" w:sz="0" w:space="0" w:color="auto"/>
                            <w:bottom w:val="none" w:sz="0" w:space="0" w:color="auto"/>
                            <w:right w:val="none" w:sz="0" w:space="0" w:color="auto"/>
                          </w:divBdr>
                          <w:divsChild>
                            <w:div w:id="45643501">
                              <w:marLeft w:val="0"/>
                              <w:marRight w:val="0"/>
                              <w:marTop w:val="0"/>
                              <w:marBottom w:val="0"/>
                              <w:divBdr>
                                <w:top w:val="none" w:sz="0" w:space="0" w:color="auto"/>
                                <w:left w:val="none" w:sz="0" w:space="0" w:color="auto"/>
                                <w:bottom w:val="none" w:sz="0" w:space="0" w:color="auto"/>
                                <w:right w:val="none" w:sz="0" w:space="0" w:color="auto"/>
                              </w:divBdr>
                              <w:divsChild>
                                <w:div w:id="395856931">
                                  <w:marLeft w:val="0"/>
                                  <w:marRight w:val="0"/>
                                  <w:marTop w:val="0"/>
                                  <w:marBottom w:val="0"/>
                                  <w:divBdr>
                                    <w:top w:val="none" w:sz="0" w:space="0" w:color="auto"/>
                                    <w:left w:val="none" w:sz="0" w:space="0" w:color="auto"/>
                                    <w:bottom w:val="none" w:sz="0" w:space="0" w:color="auto"/>
                                    <w:right w:val="none" w:sz="0" w:space="0" w:color="auto"/>
                                  </w:divBdr>
                                  <w:divsChild>
                                    <w:div w:id="1560825342">
                                      <w:marLeft w:val="0"/>
                                      <w:marRight w:val="0"/>
                                      <w:marTop w:val="0"/>
                                      <w:marBottom w:val="0"/>
                                      <w:divBdr>
                                        <w:top w:val="none" w:sz="0" w:space="0" w:color="auto"/>
                                        <w:left w:val="none" w:sz="0" w:space="0" w:color="auto"/>
                                        <w:bottom w:val="none" w:sz="0" w:space="0" w:color="auto"/>
                                        <w:right w:val="none" w:sz="0" w:space="0" w:color="auto"/>
                                      </w:divBdr>
                                      <w:divsChild>
                                        <w:div w:id="1345204762">
                                          <w:marLeft w:val="0"/>
                                          <w:marRight w:val="0"/>
                                          <w:marTop w:val="0"/>
                                          <w:marBottom w:val="0"/>
                                          <w:divBdr>
                                            <w:top w:val="none" w:sz="0" w:space="0" w:color="auto"/>
                                            <w:left w:val="none" w:sz="0" w:space="0" w:color="auto"/>
                                            <w:bottom w:val="none" w:sz="0" w:space="0" w:color="auto"/>
                                            <w:right w:val="none" w:sz="0" w:space="0" w:color="auto"/>
                                          </w:divBdr>
                                          <w:divsChild>
                                            <w:div w:id="158423098">
                                              <w:marLeft w:val="0"/>
                                              <w:marRight w:val="0"/>
                                              <w:marTop w:val="0"/>
                                              <w:marBottom w:val="0"/>
                                              <w:divBdr>
                                                <w:top w:val="none" w:sz="0" w:space="0" w:color="auto"/>
                                                <w:left w:val="none" w:sz="0" w:space="0" w:color="auto"/>
                                                <w:bottom w:val="none" w:sz="0" w:space="0" w:color="auto"/>
                                                <w:right w:val="none" w:sz="0" w:space="0" w:color="auto"/>
                                              </w:divBdr>
                                            </w:div>
                                            <w:div w:id="527262557">
                                              <w:marLeft w:val="0"/>
                                              <w:marRight w:val="0"/>
                                              <w:marTop w:val="0"/>
                                              <w:marBottom w:val="0"/>
                                              <w:divBdr>
                                                <w:top w:val="none" w:sz="0" w:space="0" w:color="auto"/>
                                                <w:left w:val="none" w:sz="0" w:space="0" w:color="auto"/>
                                                <w:bottom w:val="none" w:sz="0" w:space="0" w:color="auto"/>
                                                <w:right w:val="none" w:sz="0" w:space="0" w:color="auto"/>
                                              </w:divBdr>
                                              <w:divsChild>
                                                <w:div w:id="985086467">
                                                  <w:marLeft w:val="0"/>
                                                  <w:marRight w:val="0"/>
                                                  <w:marTop w:val="0"/>
                                                  <w:marBottom w:val="0"/>
                                                  <w:divBdr>
                                                    <w:top w:val="none" w:sz="0" w:space="0" w:color="auto"/>
                                                    <w:left w:val="none" w:sz="0" w:space="0" w:color="auto"/>
                                                    <w:bottom w:val="none" w:sz="0" w:space="0" w:color="auto"/>
                                                    <w:right w:val="none" w:sz="0" w:space="0" w:color="auto"/>
                                                  </w:divBdr>
                                                  <w:divsChild>
                                                    <w:div w:id="13322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401865">
                          <w:marLeft w:val="0"/>
                          <w:marRight w:val="0"/>
                          <w:marTop w:val="0"/>
                          <w:marBottom w:val="0"/>
                          <w:divBdr>
                            <w:top w:val="none" w:sz="0" w:space="0" w:color="auto"/>
                            <w:left w:val="none" w:sz="0" w:space="0" w:color="auto"/>
                            <w:bottom w:val="none" w:sz="0" w:space="0" w:color="auto"/>
                            <w:right w:val="none" w:sz="0" w:space="0" w:color="auto"/>
                          </w:divBdr>
                          <w:divsChild>
                            <w:div w:id="845562237">
                              <w:marLeft w:val="0"/>
                              <w:marRight w:val="0"/>
                              <w:marTop w:val="0"/>
                              <w:marBottom w:val="0"/>
                              <w:divBdr>
                                <w:top w:val="none" w:sz="0" w:space="0" w:color="auto"/>
                                <w:left w:val="none" w:sz="0" w:space="0" w:color="auto"/>
                                <w:bottom w:val="none" w:sz="0" w:space="0" w:color="auto"/>
                                <w:right w:val="none" w:sz="0" w:space="0" w:color="auto"/>
                              </w:divBdr>
                              <w:divsChild>
                                <w:div w:id="1002204679">
                                  <w:marLeft w:val="0"/>
                                  <w:marRight w:val="0"/>
                                  <w:marTop w:val="0"/>
                                  <w:marBottom w:val="0"/>
                                  <w:divBdr>
                                    <w:top w:val="none" w:sz="0" w:space="0" w:color="auto"/>
                                    <w:left w:val="none" w:sz="0" w:space="0" w:color="auto"/>
                                    <w:bottom w:val="none" w:sz="0" w:space="0" w:color="auto"/>
                                    <w:right w:val="none" w:sz="0" w:space="0" w:color="auto"/>
                                  </w:divBdr>
                                  <w:divsChild>
                                    <w:div w:id="158999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752735">
                  <w:marLeft w:val="0"/>
                  <w:marRight w:val="0"/>
                  <w:marTop w:val="0"/>
                  <w:marBottom w:val="0"/>
                  <w:divBdr>
                    <w:top w:val="none" w:sz="0" w:space="0" w:color="auto"/>
                    <w:left w:val="none" w:sz="0" w:space="0" w:color="auto"/>
                    <w:bottom w:val="none" w:sz="0" w:space="0" w:color="auto"/>
                    <w:right w:val="none" w:sz="0" w:space="0" w:color="auto"/>
                  </w:divBdr>
                  <w:divsChild>
                    <w:div w:id="1569682989">
                      <w:marLeft w:val="0"/>
                      <w:marRight w:val="0"/>
                      <w:marTop w:val="0"/>
                      <w:marBottom w:val="0"/>
                      <w:divBdr>
                        <w:top w:val="none" w:sz="0" w:space="0" w:color="auto"/>
                        <w:left w:val="none" w:sz="0" w:space="0" w:color="auto"/>
                        <w:bottom w:val="none" w:sz="0" w:space="0" w:color="auto"/>
                        <w:right w:val="none" w:sz="0" w:space="0" w:color="auto"/>
                      </w:divBdr>
                      <w:divsChild>
                        <w:div w:id="1293247024">
                          <w:marLeft w:val="0"/>
                          <w:marRight w:val="0"/>
                          <w:marTop w:val="0"/>
                          <w:marBottom w:val="0"/>
                          <w:divBdr>
                            <w:top w:val="none" w:sz="0" w:space="0" w:color="auto"/>
                            <w:left w:val="none" w:sz="0" w:space="0" w:color="auto"/>
                            <w:bottom w:val="none" w:sz="0" w:space="0" w:color="auto"/>
                            <w:right w:val="none" w:sz="0" w:space="0" w:color="auto"/>
                          </w:divBdr>
                          <w:divsChild>
                            <w:div w:id="1223785176">
                              <w:marLeft w:val="0"/>
                              <w:marRight w:val="0"/>
                              <w:marTop w:val="0"/>
                              <w:marBottom w:val="0"/>
                              <w:divBdr>
                                <w:top w:val="none" w:sz="0" w:space="0" w:color="auto"/>
                                <w:left w:val="none" w:sz="0" w:space="0" w:color="auto"/>
                                <w:bottom w:val="none" w:sz="0" w:space="0" w:color="auto"/>
                                <w:right w:val="none" w:sz="0" w:space="0" w:color="auto"/>
                              </w:divBdr>
                              <w:divsChild>
                                <w:div w:id="11466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422014">
          <w:marLeft w:val="0"/>
          <w:marRight w:val="0"/>
          <w:marTop w:val="0"/>
          <w:marBottom w:val="0"/>
          <w:divBdr>
            <w:top w:val="none" w:sz="0" w:space="0" w:color="auto"/>
            <w:left w:val="none" w:sz="0" w:space="0" w:color="auto"/>
            <w:bottom w:val="none" w:sz="0" w:space="0" w:color="auto"/>
            <w:right w:val="none" w:sz="0" w:space="0" w:color="auto"/>
          </w:divBdr>
          <w:divsChild>
            <w:div w:id="1568615048">
              <w:marLeft w:val="0"/>
              <w:marRight w:val="0"/>
              <w:marTop w:val="0"/>
              <w:marBottom w:val="0"/>
              <w:divBdr>
                <w:top w:val="none" w:sz="0" w:space="0" w:color="auto"/>
                <w:left w:val="none" w:sz="0" w:space="0" w:color="auto"/>
                <w:bottom w:val="none" w:sz="0" w:space="0" w:color="auto"/>
                <w:right w:val="none" w:sz="0" w:space="0" w:color="auto"/>
              </w:divBdr>
              <w:divsChild>
                <w:div w:id="1106727137">
                  <w:marLeft w:val="0"/>
                  <w:marRight w:val="0"/>
                  <w:marTop w:val="0"/>
                  <w:marBottom w:val="0"/>
                  <w:divBdr>
                    <w:top w:val="none" w:sz="0" w:space="0" w:color="auto"/>
                    <w:left w:val="none" w:sz="0" w:space="0" w:color="auto"/>
                    <w:bottom w:val="none" w:sz="0" w:space="0" w:color="auto"/>
                    <w:right w:val="none" w:sz="0" w:space="0" w:color="auto"/>
                  </w:divBdr>
                  <w:divsChild>
                    <w:div w:id="47731086">
                      <w:marLeft w:val="0"/>
                      <w:marRight w:val="0"/>
                      <w:marTop w:val="0"/>
                      <w:marBottom w:val="0"/>
                      <w:divBdr>
                        <w:top w:val="none" w:sz="0" w:space="0" w:color="auto"/>
                        <w:left w:val="none" w:sz="0" w:space="0" w:color="auto"/>
                        <w:bottom w:val="none" w:sz="0" w:space="0" w:color="auto"/>
                        <w:right w:val="none" w:sz="0" w:space="0" w:color="auto"/>
                      </w:divBdr>
                      <w:divsChild>
                        <w:div w:id="849106196">
                          <w:marLeft w:val="0"/>
                          <w:marRight w:val="0"/>
                          <w:marTop w:val="0"/>
                          <w:marBottom w:val="0"/>
                          <w:divBdr>
                            <w:top w:val="none" w:sz="0" w:space="0" w:color="auto"/>
                            <w:left w:val="none" w:sz="0" w:space="0" w:color="auto"/>
                            <w:bottom w:val="none" w:sz="0" w:space="0" w:color="auto"/>
                            <w:right w:val="none" w:sz="0" w:space="0" w:color="auto"/>
                          </w:divBdr>
                          <w:divsChild>
                            <w:div w:id="1385374934">
                              <w:marLeft w:val="0"/>
                              <w:marRight w:val="0"/>
                              <w:marTop w:val="0"/>
                              <w:marBottom w:val="0"/>
                              <w:divBdr>
                                <w:top w:val="none" w:sz="0" w:space="0" w:color="auto"/>
                                <w:left w:val="none" w:sz="0" w:space="0" w:color="auto"/>
                                <w:bottom w:val="none" w:sz="0" w:space="0" w:color="auto"/>
                                <w:right w:val="none" w:sz="0" w:space="0" w:color="auto"/>
                              </w:divBdr>
                              <w:divsChild>
                                <w:div w:id="1434672113">
                                  <w:marLeft w:val="0"/>
                                  <w:marRight w:val="0"/>
                                  <w:marTop w:val="0"/>
                                  <w:marBottom w:val="0"/>
                                  <w:divBdr>
                                    <w:top w:val="none" w:sz="0" w:space="0" w:color="auto"/>
                                    <w:left w:val="none" w:sz="0" w:space="0" w:color="auto"/>
                                    <w:bottom w:val="none" w:sz="0" w:space="0" w:color="auto"/>
                                    <w:right w:val="none" w:sz="0" w:space="0" w:color="auto"/>
                                  </w:divBdr>
                                  <w:divsChild>
                                    <w:div w:id="1194615487">
                                      <w:marLeft w:val="0"/>
                                      <w:marRight w:val="0"/>
                                      <w:marTop w:val="0"/>
                                      <w:marBottom w:val="0"/>
                                      <w:divBdr>
                                        <w:top w:val="none" w:sz="0" w:space="0" w:color="auto"/>
                                        <w:left w:val="none" w:sz="0" w:space="0" w:color="auto"/>
                                        <w:bottom w:val="none" w:sz="0" w:space="0" w:color="auto"/>
                                        <w:right w:val="none" w:sz="0" w:space="0" w:color="auto"/>
                                      </w:divBdr>
                                      <w:divsChild>
                                        <w:div w:id="615526564">
                                          <w:marLeft w:val="0"/>
                                          <w:marRight w:val="0"/>
                                          <w:marTop w:val="0"/>
                                          <w:marBottom w:val="0"/>
                                          <w:divBdr>
                                            <w:top w:val="none" w:sz="0" w:space="0" w:color="auto"/>
                                            <w:left w:val="none" w:sz="0" w:space="0" w:color="auto"/>
                                            <w:bottom w:val="none" w:sz="0" w:space="0" w:color="auto"/>
                                            <w:right w:val="none" w:sz="0" w:space="0" w:color="auto"/>
                                          </w:divBdr>
                                          <w:divsChild>
                                            <w:div w:id="88237656">
                                              <w:marLeft w:val="0"/>
                                              <w:marRight w:val="0"/>
                                              <w:marTop w:val="0"/>
                                              <w:marBottom w:val="0"/>
                                              <w:divBdr>
                                                <w:top w:val="none" w:sz="0" w:space="0" w:color="auto"/>
                                                <w:left w:val="none" w:sz="0" w:space="0" w:color="auto"/>
                                                <w:bottom w:val="none" w:sz="0" w:space="0" w:color="auto"/>
                                                <w:right w:val="none" w:sz="0" w:space="0" w:color="auto"/>
                                              </w:divBdr>
                                            </w:div>
                                            <w:div w:id="1480531676">
                                              <w:marLeft w:val="0"/>
                                              <w:marRight w:val="0"/>
                                              <w:marTop w:val="0"/>
                                              <w:marBottom w:val="0"/>
                                              <w:divBdr>
                                                <w:top w:val="none" w:sz="0" w:space="0" w:color="auto"/>
                                                <w:left w:val="none" w:sz="0" w:space="0" w:color="auto"/>
                                                <w:bottom w:val="none" w:sz="0" w:space="0" w:color="auto"/>
                                                <w:right w:val="none" w:sz="0" w:space="0" w:color="auto"/>
                                              </w:divBdr>
                                              <w:divsChild>
                                                <w:div w:id="1929190084">
                                                  <w:marLeft w:val="0"/>
                                                  <w:marRight w:val="0"/>
                                                  <w:marTop w:val="0"/>
                                                  <w:marBottom w:val="0"/>
                                                  <w:divBdr>
                                                    <w:top w:val="none" w:sz="0" w:space="0" w:color="auto"/>
                                                    <w:left w:val="none" w:sz="0" w:space="0" w:color="auto"/>
                                                    <w:bottom w:val="none" w:sz="0" w:space="0" w:color="auto"/>
                                                    <w:right w:val="none" w:sz="0" w:space="0" w:color="auto"/>
                                                  </w:divBdr>
                                                  <w:divsChild>
                                                    <w:div w:id="1446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7976">
                                              <w:marLeft w:val="0"/>
                                              <w:marRight w:val="0"/>
                                              <w:marTop w:val="0"/>
                                              <w:marBottom w:val="0"/>
                                              <w:divBdr>
                                                <w:top w:val="none" w:sz="0" w:space="0" w:color="auto"/>
                                                <w:left w:val="none" w:sz="0" w:space="0" w:color="auto"/>
                                                <w:bottom w:val="none" w:sz="0" w:space="0" w:color="auto"/>
                                                <w:right w:val="none" w:sz="0" w:space="0" w:color="auto"/>
                                              </w:divBdr>
                                            </w:div>
                                          </w:divsChild>
                                        </w:div>
                                        <w:div w:id="1881553027">
                                          <w:marLeft w:val="0"/>
                                          <w:marRight w:val="0"/>
                                          <w:marTop w:val="0"/>
                                          <w:marBottom w:val="0"/>
                                          <w:divBdr>
                                            <w:top w:val="none" w:sz="0" w:space="0" w:color="auto"/>
                                            <w:left w:val="none" w:sz="0" w:space="0" w:color="auto"/>
                                            <w:bottom w:val="none" w:sz="0" w:space="0" w:color="auto"/>
                                            <w:right w:val="none" w:sz="0" w:space="0" w:color="auto"/>
                                          </w:divBdr>
                                          <w:divsChild>
                                            <w:div w:id="371729340">
                                              <w:marLeft w:val="0"/>
                                              <w:marRight w:val="0"/>
                                              <w:marTop w:val="0"/>
                                              <w:marBottom w:val="0"/>
                                              <w:divBdr>
                                                <w:top w:val="none" w:sz="0" w:space="0" w:color="auto"/>
                                                <w:left w:val="none" w:sz="0" w:space="0" w:color="auto"/>
                                                <w:bottom w:val="none" w:sz="0" w:space="0" w:color="auto"/>
                                                <w:right w:val="none" w:sz="0" w:space="0" w:color="auto"/>
                                              </w:divBdr>
                                            </w:div>
                                            <w:div w:id="559169550">
                                              <w:marLeft w:val="0"/>
                                              <w:marRight w:val="0"/>
                                              <w:marTop w:val="0"/>
                                              <w:marBottom w:val="0"/>
                                              <w:divBdr>
                                                <w:top w:val="none" w:sz="0" w:space="0" w:color="auto"/>
                                                <w:left w:val="none" w:sz="0" w:space="0" w:color="auto"/>
                                                <w:bottom w:val="none" w:sz="0" w:space="0" w:color="auto"/>
                                                <w:right w:val="none" w:sz="0" w:space="0" w:color="auto"/>
                                              </w:divBdr>
                                            </w:div>
                                            <w:div w:id="793329172">
                                              <w:marLeft w:val="0"/>
                                              <w:marRight w:val="0"/>
                                              <w:marTop w:val="0"/>
                                              <w:marBottom w:val="0"/>
                                              <w:divBdr>
                                                <w:top w:val="none" w:sz="0" w:space="0" w:color="auto"/>
                                                <w:left w:val="none" w:sz="0" w:space="0" w:color="auto"/>
                                                <w:bottom w:val="none" w:sz="0" w:space="0" w:color="auto"/>
                                                <w:right w:val="none" w:sz="0" w:space="0" w:color="auto"/>
                                              </w:divBdr>
                                              <w:divsChild>
                                                <w:div w:id="2078894182">
                                                  <w:marLeft w:val="0"/>
                                                  <w:marRight w:val="0"/>
                                                  <w:marTop w:val="0"/>
                                                  <w:marBottom w:val="0"/>
                                                  <w:divBdr>
                                                    <w:top w:val="none" w:sz="0" w:space="0" w:color="auto"/>
                                                    <w:left w:val="none" w:sz="0" w:space="0" w:color="auto"/>
                                                    <w:bottom w:val="none" w:sz="0" w:space="0" w:color="auto"/>
                                                    <w:right w:val="none" w:sz="0" w:space="0" w:color="auto"/>
                                                  </w:divBdr>
                                                  <w:divsChild>
                                                    <w:div w:id="18085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411691">
                  <w:marLeft w:val="0"/>
                  <w:marRight w:val="0"/>
                  <w:marTop w:val="0"/>
                  <w:marBottom w:val="0"/>
                  <w:divBdr>
                    <w:top w:val="none" w:sz="0" w:space="0" w:color="auto"/>
                    <w:left w:val="none" w:sz="0" w:space="0" w:color="auto"/>
                    <w:bottom w:val="none" w:sz="0" w:space="0" w:color="auto"/>
                    <w:right w:val="none" w:sz="0" w:space="0" w:color="auto"/>
                  </w:divBdr>
                  <w:divsChild>
                    <w:div w:id="858854973">
                      <w:marLeft w:val="0"/>
                      <w:marRight w:val="0"/>
                      <w:marTop w:val="0"/>
                      <w:marBottom w:val="0"/>
                      <w:divBdr>
                        <w:top w:val="none" w:sz="0" w:space="0" w:color="auto"/>
                        <w:left w:val="none" w:sz="0" w:space="0" w:color="auto"/>
                        <w:bottom w:val="none" w:sz="0" w:space="0" w:color="auto"/>
                        <w:right w:val="none" w:sz="0" w:space="0" w:color="auto"/>
                      </w:divBdr>
                      <w:divsChild>
                        <w:div w:id="285623212">
                          <w:marLeft w:val="0"/>
                          <w:marRight w:val="0"/>
                          <w:marTop w:val="0"/>
                          <w:marBottom w:val="0"/>
                          <w:divBdr>
                            <w:top w:val="none" w:sz="0" w:space="0" w:color="auto"/>
                            <w:left w:val="none" w:sz="0" w:space="0" w:color="auto"/>
                            <w:bottom w:val="none" w:sz="0" w:space="0" w:color="auto"/>
                            <w:right w:val="none" w:sz="0" w:space="0" w:color="auto"/>
                          </w:divBdr>
                          <w:divsChild>
                            <w:div w:id="714887798">
                              <w:marLeft w:val="0"/>
                              <w:marRight w:val="0"/>
                              <w:marTop w:val="0"/>
                              <w:marBottom w:val="0"/>
                              <w:divBdr>
                                <w:top w:val="none" w:sz="0" w:space="0" w:color="auto"/>
                                <w:left w:val="none" w:sz="0" w:space="0" w:color="auto"/>
                                <w:bottom w:val="none" w:sz="0" w:space="0" w:color="auto"/>
                                <w:right w:val="none" w:sz="0" w:space="0" w:color="auto"/>
                              </w:divBdr>
                              <w:divsChild>
                                <w:div w:id="20873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86411">
          <w:marLeft w:val="0"/>
          <w:marRight w:val="0"/>
          <w:marTop w:val="0"/>
          <w:marBottom w:val="0"/>
          <w:divBdr>
            <w:top w:val="none" w:sz="0" w:space="0" w:color="auto"/>
            <w:left w:val="none" w:sz="0" w:space="0" w:color="auto"/>
            <w:bottom w:val="none" w:sz="0" w:space="0" w:color="auto"/>
            <w:right w:val="none" w:sz="0" w:space="0" w:color="auto"/>
          </w:divBdr>
          <w:divsChild>
            <w:div w:id="2123330831">
              <w:marLeft w:val="0"/>
              <w:marRight w:val="0"/>
              <w:marTop w:val="0"/>
              <w:marBottom w:val="0"/>
              <w:divBdr>
                <w:top w:val="none" w:sz="0" w:space="0" w:color="auto"/>
                <w:left w:val="none" w:sz="0" w:space="0" w:color="auto"/>
                <w:bottom w:val="none" w:sz="0" w:space="0" w:color="auto"/>
                <w:right w:val="none" w:sz="0" w:space="0" w:color="auto"/>
              </w:divBdr>
              <w:divsChild>
                <w:div w:id="1062558333">
                  <w:marLeft w:val="0"/>
                  <w:marRight w:val="0"/>
                  <w:marTop w:val="0"/>
                  <w:marBottom w:val="0"/>
                  <w:divBdr>
                    <w:top w:val="none" w:sz="0" w:space="0" w:color="auto"/>
                    <w:left w:val="none" w:sz="0" w:space="0" w:color="auto"/>
                    <w:bottom w:val="none" w:sz="0" w:space="0" w:color="auto"/>
                    <w:right w:val="none" w:sz="0" w:space="0" w:color="auto"/>
                  </w:divBdr>
                  <w:divsChild>
                    <w:div w:id="289092977">
                      <w:marLeft w:val="0"/>
                      <w:marRight w:val="0"/>
                      <w:marTop w:val="0"/>
                      <w:marBottom w:val="0"/>
                      <w:divBdr>
                        <w:top w:val="none" w:sz="0" w:space="0" w:color="auto"/>
                        <w:left w:val="none" w:sz="0" w:space="0" w:color="auto"/>
                        <w:bottom w:val="none" w:sz="0" w:space="0" w:color="auto"/>
                        <w:right w:val="none" w:sz="0" w:space="0" w:color="auto"/>
                      </w:divBdr>
                      <w:divsChild>
                        <w:div w:id="492912768">
                          <w:marLeft w:val="0"/>
                          <w:marRight w:val="0"/>
                          <w:marTop w:val="0"/>
                          <w:marBottom w:val="0"/>
                          <w:divBdr>
                            <w:top w:val="none" w:sz="0" w:space="0" w:color="auto"/>
                            <w:left w:val="none" w:sz="0" w:space="0" w:color="auto"/>
                            <w:bottom w:val="none" w:sz="0" w:space="0" w:color="auto"/>
                            <w:right w:val="none" w:sz="0" w:space="0" w:color="auto"/>
                          </w:divBdr>
                          <w:divsChild>
                            <w:div w:id="70274051">
                              <w:marLeft w:val="0"/>
                              <w:marRight w:val="0"/>
                              <w:marTop w:val="0"/>
                              <w:marBottom w:val="0"/>
                              <w:divBdr>
                                <w:top w:val="none" w:sz="0" w:space="0" w:color="auto"/>
                                <w:left w:val="none" w:sz="0" w:space="0" w:color="auto"/>
                                <w:bottom w:val="none" w:sz="0" w:space="0" w:color="auto"/>
                                <w:right w:val="none" w:sz="0" w:space="0" w:color="auto"/>
                              </w:divBdr>
                              <w:divsChild>
                                <w:div w:id="1408382416">
                                  <w:marLeft w:val="0"/>
                                  <w:marRight w:val="0"/>
                                  <w:marTop w:val="0"/>
                                  <w:marBottom w:val="0"/>
                                  <w:divBdr>
                                    <w:top w:val="none" w:sz="0" w:space="0" w:color="auto"/>
                                    <w:left w:val="none" w:sz="0" w:space="0" w:color="auto"/>
                                    <w:bottom w:val="none" w:sz="0" w:space="0" w:color="auto"/>
                                    <w:right w:val="none" w:sz="0" w:space="0" w:color="auto"/>
                                  </w:divBdr>
                                  <w:divsChild>
                                    <w:div w:id="14907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4831">
                          <w:marLeft w:val="0"/>
                          <w:marRight w:val="0"/>
                          <w:marTop w:val="0"/>
                          <w:marBottom w:val="0"/>
                          <w:divBdr>
                            <w:top w:val="none" w:sz="0" w:space="0" w:color="auto"/>
                            <w:left w:val="none" w:sz="0" w:space="0" w:color="auto"/>
                            <w:bottom w:val="none" w:sz="0" w:space="0" w:color="auto"/>
                            <w:right w:val="none" w:sz="0" w:space="0" w:color="auto"/>
                          </w:divBdr>
                          <w:divsChild>
                            <w:div w:id="1857503912">
                              <w:marLeft w:val="0"/>
                              <w:marRight w:val="0"/>
                              <w:marTop w:val="0"/>
                              <w:marBottom w:val="0"/>
                              <w:divBdr>
                                <w:top w:val="none" w:sz="0" w:space="0" w:color="auto"/>
                                <w:left w:val="none" w:sz="0" w:space="0" w:color="auto"/>
                                <w:bottom w:val="none" w:sz="0" w:space="0" w:color="auto"/>
                                <w:right w:val="none" w:sz="0" w:space="0" w:color="auto"/>
                              </w:divBdr>
                              <w:divsChild>
                                <w:div w:id="1159157615">
                                  <w:marLeft w:val="0"/>
                                  <w:marRight w:val="0"/>
                                  <w:marTop w:val="0"/>
                                  <w:marBottom w:val="0"/>
                                  <w:divBdr>
                                    <w:top w:val="none" w:sz="0" w:space="0" w:color="auto"/>
                                    <w:left w:val="none" w:sz="0" w:space="0" w:color="auto"/>
                                    <w:bottom w:val="none" w:sz="0" w:space="0" w:color="auto"/>
                                    <w:right w:val="none" w:sz="0" w:space="0" w:color="auto"/>
                                  </w:divBdr>
                                  <w:divsChild>
                                    <w:div w:id="1064332728">
                                      <w:marLeft w:val="0"/>
                                      <w:marRight w:val="0"/>
                                      <w:marTop w:val="0"/>
                                      <w:marBottom w:val="0"/>
                                      <w:divBdr>
                                        <w:top w:val="none" w:sz="0" w:space="0" w:color="auto"/>
                                        <w:left w:val="none" w:sz="0" w:space="0" w:color="auto"/>
                                        <w:bottom w:val="none" w:sz="0" w:space="0" w:color="auto"/>
                                        <w:right w:val="none" w:sz="0" w:space="0" w:color="auto"/>
                                      </w:divBdr>
                                      <w:divsChild>
                                        <w:div w:id="1744329614">
                                          <w:marLeft w:val="0"/>
                                          <w:marRight w:val="0"/>
                                          <w:marTop w:val="0"/>
                                          <w:marBottom w:val="0"/>
                                          <w:divBdr>
                                            <w:top w:val="none" w:sz="0" w:space="0" w:color="auto"/>
                                            <w:left w:val="none" w:sz="0" w:space="0" w:color="auto"/>
                                            <w:bottom w:val="none" w:sz="0" w:space="0" w:color="auto"/>
                                            <w:right w:val="none" w:sz="0" w:space="0" w:color="auto"/>
                                          </w:divBdr>
                                          <w:divsChild>
                                            <w:div w:id="131404801">
                                              <w:marLeft w:val="0"/>
                                              <w:marRight w:val="0"/>
                                              <w:marTop w:val="0"/>
                                              <w:marBottom w:val="0"/>
                                              <w:divBdr>
                                                <w:top w:val="none" w:sz="0" w:space="0" w:color="auto"/>
                                                <w:left w:val="none" w:sz="0" w:space="0" w:color="auto"/>
                                                <w:bottom w:val="none" w:sz="0" w:space="0" w:color="auto"/>
                                                <w:right w:val="none" w:sz="0" w:space="0" w:color="auto"/>
                                              </w:divBdr>
                                            </w:div>
                                            <w:div w:id="686759134">
                                              <w:marLeft w:val="0"/>
                                              <w:marRight w:val="0"/>
                                              <w:marTop w:val="0"/>
                                              <w:marBottom w:val="0"/>
                                              <w:divBdr>
                                                <w:top w:val="none" w:sz="0" w:space="0" w:color="auto"/>
                                                <w:left w:val="none" w:sz="0" w:space="0" w:color="auto"/>
                                                <w:bottom w:val="none" w:sz="0" w:space="0" w:color="auto"/>
                                                <w:right w:val="none" w:sz="0" w:space="0" w:color="auto"/>
                                              </w:divBdr>
                                              <w:divsChild>
                                                <w:div w:id="2116822620">
                                                  <w:marLeft w:val="0"/>
                                                  <w:marRight w:val="0"/>
                                                  <w:marTop w:val="0"/>
                                                  <w:marBottom w:val="0"/>
                                                  <w:divBdr>
                                                    <w:top w:val="none" w:sz="0" w:space="0" w:color="auto"/>
                                                    <w:left w:val="none" w:sz="0" w:space="0" w:color="auto"/>
                                                    <w:bottom w:val="none" w:sz="0" w:space="0" w:color="auto"/>
                                                    <w:right w:val="none" w:sz="0" w:space="0" w:color="auto"/>
                                                  </w:divBdr>
                                                  <w:divsChild>
                                                    <w:div w:id="14483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431">
                                              <w:marLeft w:val="0"/>
                                              <w:marRight w:val="0"/>
                                              <w:marTop w:val="0"/>
                                              <w:marBottom w:val="0"/>
                                              <w:divBdr>
                                                <w:top w:val="none" w:sz="0" w:space="0" w:color="auto"/>
                                                <w:left w:val="none" w:sz="0" w:space="0" w:color="auto"/>
                                                <w:bottom w:val="none" w:sz="0" w:space="0" w:color="auto"/>
                                                <w:right w:val="none" w:sz="0" w:space="0" w:color="auto"/>
                                              </w:divBdr>
                                            </w:div>
                                          </w:divsChild>
                                        </w:div>
                                        <w:div w:id="353192092">
                                          <w:marLeft w:val="0"/>
                                          <w:marRight w:val="0"/>
                                          <w:marTop w:val="0"/>
                                          <w:marBottom w:val="0"/>
                                          <w:divBdr>
                                            <w:top w:val="none" w:sz="0" w:space="0" w:color="auto"/>
                                            <w:left w:val="none" w:sz="0" w:space="0" w:color="auto"/>
                                            <w:bottom w:val="none" w:sz="0" w:space="0" w:color="auto"/>
                                            <w:right w:val="none" w:sz="0" w:space="0" w:color="auto"/>
                                          </w:divBdr>
                                          <w:divsChild>
                                            <w:div w:id="568425303">
                                              <w:marLeft w:val="0"/>
                                              <w:marRight w:val="0"/>
                                              <w:marTop w:val="0"/>
                                              <w:marBottom w:val="0"/>
                                              <w:divBdr>
                                                <w:top w:val="none" w:sz="0" w:space="0" w:color="auto"/>
                                                <w:left w:val="none" w:sz="0" w:space="0" w:color="auto"/>
                                                <w:bottom w:val="none" w:sz="0" w:space="0" w:color="auto"/>
                                                <w:right w:val="none" w:sz="0" w:space="0" w:color="auto"/>
                                              </w:divBdr>
                                              <w:divsChild>
                                                <w:div w:id="989216179">
                                                  <w:marLeft w:val="0"/>
                                                  <w:marRight w:val="0"/>
                                                  <w:marTop w:val="0"/>
                                                  <w:marBottom w:val="0"/>
                                                  <w:divBdr>
                                                    <w:top w:val="none" w:sz="0" w:space="0" w:color="auto"/>
                                                    <w:left w:val="none" w:sz="0" w:space="0" w:color="auto"/>
                                                    <w:bottom w:val="none" w:sz="0" w:space="0" w:color="auto"/>
                                                    <w:right w:val="none" w:sz="0" w:space="0" w:color="auto"/>
                                                  </w:divBdr>
                                                  <w:divsChild>
                                                    <w:div w:id="12079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3899">
                                              <w:marLeft w:val="0"/>
                                              <w:marRight w:val="0"/>
                                              <w:marTop w:val="0"/>
                                              <w:marBottom w:val="0"/>
                                              <w:divBdr>
                                                <w:top w:val="none" w:sz="0" w:space="0" w:color="auto"/>
                                                <w:left w:val="none" w:sz="0" w:space="0" w:color="auto"/>
                                                <w:bottom w:val="none" w:sz="0" w:space="0" w:color="auto"/>
                                                <w:right w:val="none" w:sz="0" w:space="0" w:color="auto"/>
                                              </w:divBdr>
                                            </w:div>
                                            <w:div w:id="2061899195">
                                              <w:marLeft w:val="0"/>
                                              <w:marRight w:val="0"/>
                                              <w:marTop w:val="0"/>
                                              <w:marBottom w:val="0"/>
                                              <w:divBdr>
                                                <w:top w:val="none" w:sz="0" w:space="0" w:color="auto"/>
                                                <w:left w:val="none" w:sz="0" w:space="0" w:color="auto"/>
                                                <w:bottom w:val="none" w:sz="0" w:space="0" w:color="auto"/>
                                                <w:right w:val="none" w:sz="0" w:space="0" w:color="auto"/>
                                              </w:divBdr>
                                            </w:div>
                                          </w:divsChild>
                                        </w:div>
                                        <w:div w:id="1457407962">
                                          <w:marLeft w:val="0"/>
                                          <w:marRight w:val="0"/>
                                          <w:marTop w:val="0"/>
                                          <w:marBottom w:val="0"/>
                                          <w:divBdr>
                                            <w:top w:val="none" w:sz="0" w:space="0" w:color="auto"/>
                                            <w:left w:val="none" w:sz="0" w:space="0" w:color="auto"/>
                                            <w:bottom w:val="none" w:sz="0" w:space="0" w:color="auto"/>
                                            <w:right w:val="none" w:sz="0" w:space="0" w:color="auto"/>
                                          </w:divBdr>
                                          <w:divsChild>
                                            <w:div w:id="676464907">
                                              <w:marLeft w:val="0"/>
                                              <w:marRight w:val="0"/>
                                              <w:marTop w:val="0"/>
                                              <w:marBottom w:val="0"/>
                                              <w:divBdr>
                                                <w:top w:val="none" w:sz="0" w:space="0" w:color="auto"/>
                                                <w:left w:val="none" w:sz="0" w:space="0" w:color="auto"/>
                                                <w:bottom w:val="none" w:sz="0" w:space="0" w:color="auto"/>
                                                <w:right w:val="none" w:sz="0" w:space="0" w:color="auto"/>
                                              </w:divBdr>
                                              <w:divsChild>
                                                <w:div w:id="369960667">
                                                  <w:marLeft w:val="0"/>
                                                  <w:marRight w:val="0"/>
                                                  <w:marTop w:val="0"/>
                                                  <w:marBottom w:val="0"/>
                                                  <w:divBdr>
                                                    <w:top w:val="none" w:sz="0" w:space="0" w:color="auto"/>
                                                    <w:left w:val="none" w:sz="0" w:space="0" w:color="auto"/>
                                                    <w:bottom w:val="none" w:sz="0" w:space="0" w:color="auto"/>
                                                    <w:right w:val="none" w:sz="0" w:space="0" w:color="auto"/>
                                                  </w:divBdr>
                                                  <w:divsChild>
                                                    <w:div w:id="12121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9300">
                                              <w:marLeft w:val="0"/>
                                              <w:marRight w:val="0"/>
                                              <w:marTop w:val="0"/>
                                              <w:marBottom w:val="0"/>
                                              <w:divBdr>
                                                <w:top w:val="none" w:sz="0" w:space="0" w:color="auto"/>
                                                <w:left w:val="none" w:sz="0" w:space="0" w:color="auto"/>
                                                <w:bottom w:val="none" w:sz="0" w:space="0" w:color="auto"/>
                                                <w:right w:val="none" w:sz="0" w:space="0" w:color="auto"/>
                                              </w:divBdr>
                                            </w:div>
                                            <w:div w:id="1736665064">
                                              <w:marLeft w:val="0"/>
                                              <w:marRight w:val="0"/>
                                              <w:marTop w:val="0"/>
                                              <w:marBottom w:val="0"/>
                                              <w:divBdr>
                                                <w:top w:val="none" w:sz="0" w:space="0" w:color="auto"/>
                                                <w:left w:val="none" w:sz="0" w:space="0" w:color="auto"/>
                                                <w:bottom w:val="none" w:sz="0" w:space="0" w:color="auto"/>
                                                <w:right w:val="none" w:sz="0" w:space="0" w:color="auto"/>
                                              </w:divBdr>
                                            </w:div>
                                          </w:divsChild>
                                        </w:div>
                                        <w:div w:id="402218795">
                                          <w:marLeft w:val="0"/>
                                          <w:marRight w:val="0"/>
                                          <w:marTop w:val="0"/>
                                          <w:marBottom w:val="0"/>
                                          <w:divBdr>
                                            <w:top w:val="none" w:sz="0" w:space="0" w:color="auto"/>
                                            <w:left w:val="none" w:sz="0" w:space="0" w:color="auto"/>
                                            <w:bottom w:val="none" w:sz="0" w:space="0" w:color="auto"/>
                                            <w:right w:val="none" w:sz="0" w:space="0" w:color="auto"/>
                                          </w:divBdr>
                                          <w:divsChild>
                                            <w:div w:id="644045152">
                                              <w:marLeft w:val="0"/>
                                              <w:marRight w:val="0"/>
                                              <w:marTop w:val="0"/>
                                              <w:marBottom w:val="0"/>
                                              <w:divBdr>
                                                <w:top w:val="none" w:sz="0" w:space="0" w:color="auto"/>
                                                <w:left w:val="none" w:sz="0" w:space="0" w:color="auto"/>
                                                <w:bottom w:val="none" w:sz="0" w:space="0" w:color="auto"/>
                                                <w:right w:val="none" w:sz="0" w:space="0" w:color="auto"/>
                                              </w:divBdr>
                                              <w:divsChild>
                                                <w:div w:id="2112435975">
                                                  <w:marLeft w:val="0"/>
                                                  <w:marRight w:val="0"/>
                                                  <w:marTop w:val="0"/>
                                                  <w:marBottom w:val="0"/>
                                                  <w:divBdr>
                                                    <w:top w:val="none" w:sz="0" w:space="0" w:color="auto"/>
                                                    <w:left w:val="none" w:sz="0" w:space="0" w:color="auto"/>
                                                    <w:bottom w:val="none" w:sz="0" w:space="0" w:color="auto"/>
                                                    <w:right w:val="none" w:sz="0" w:space="0" w:color="auto"/>
                                                  </w:divBdr>
                                                  <w:divsChild>
                                                    <w:div w:id="888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7098">
                                              <w:marLeft w:val="0"/>
                                              <w:marRight w:val="0"/>
                                              <w:marTop w:val="0"/>
                                              <w:marBottom w:val="0"/>
                                              <w:divBdr>
                                                <w:top w:val="none" w:sz="0" w:space="0" w:color="auto"/>
                                                <w:left w:val="none" w:sz="0" w:space="0" w:color="auto"/>
                                                <w:bottom w:val="none" w:sz="0" w:space="0" w:color="auto"/>
                                                <w:right w:val="none" w:sz="0" w:space="0" w:color="auto"/>
                                              </w:divBdr>
                                            </w:div>
                                            <w:div w:id="17036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039604">
                  <w:marLeft w:val="0"/>
                  <w:marRight w:val="0"/>
                  <w:marTop w:val="0"/>
                  <w:marBottom w:val="0"/>
                  <w:divBdr>
                    <w:top w:val="none" w:sz="0" w:space="0" w:color="auto"/>
                    <w:left w:val="none" w:sz="0" w:space="0" w:color="auto"/>
                    <w:bottom w:val="none" w:sz="0" w:space="0" w:color="auto"/>
                    <w:right w:val="none" w:sz="0" w:space="0" w:color="auto"/>
                  </w:divBdr>
                  <w:divsChild>
                    <w:div w:id="1537621308">
                      <w:marLeft w:val="0"/>
                      <w:marRight w:val="0"/>
                      <w:marTop w:val="0"/>
                      <w:marBottom w:val="0"/>
                      <w:divBdr>
                        <w:top w:val="none" w:sz="0" w:space="0" w:color="auto"/>
                        <w:left w:val="none" w:sz="0" w:space="0" w:color="auto"/>
                        <w:bottom w:val="none" w:sz="0" w:space="0" w:color="auto"/>
                        <w:right w:val="none" w:sz="0" w:space="0" w:color="auto"/>
                      </w:divBdr>
                      <w:divsChild>
                        <w:div w:id="1934429901">
                          <w:marLeft w:val="0"/>
                          <w:marRight w:val="0"/>
                          <w:marTop w:val="0"/>
                          <w:marBottom w:val="0"/>
                          <w:divBdr>
                            <w:top w:val="none" w:sz="0" w:space="0" w:color="auto"/>
                            <w:left w:val="none" w:sz="0" w:space="0" w:color="auto"/>
                            <w:bottom w:val="none" w:sz="0" w:space="0" w:color="auto"/>
                            <w:right w:val="none" w:sz="0" w:space="0" w:color="auto"/>
                          </w:divBdr>
                          <w:divsChild>
                            <w:div w:id="2111310151">
                              <w:marLeft w:val="0"/>
                              <w:marRight w:val="0"/>
                              <w:marTop w:val="0"/>
                              <w:marBottom w:val="0"/>
                              <w:divBdr>
                                <w:top w:val="none" w:sz="0" w:space="0" w:color="auto"/>
                                <w:left w:val="none" w:sz="0" w:space="0" w:color="auto"/>
                                <w:bottom w:val="none" w:sz="0" w:space="0" w:color="auto"/>
                                <w:right w:val="none" w:sz="0" w:space="0" w:color="auto"/>
                              </w:divBdr>
                              <w:divsChild>
                                <w:div w:id="7296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233386">
          <w:marLeft w:val="0"/>
          <w:marRight w:val="0"/>
          <w:marTop w:val="0"/>
          <w:marBottom w:val="0"/>
          <w:divBdr>
            <w:top w:val="none" w:sz="0" w:space="0" w:color="auto"/>
            <w:left w:val="none" w:sz="0" w:space="0" w:color="auto"/>
            <w:bottom w:val="none" w:sz="0" w:space="0" w:color="auto"/>
            <w:right w:val="none" w:sz="0" w:space="0" w:color="auto"/>
          </w:divBdr>
          <w:divsChild>
            <w:div w:id="106659213">
              <w:marLeft w:val="0"/>
              <w:marRight w:val="0"/>
              <w:marTop w:val="0"/>
              <w:marBottom w:val="0"/>
              <w:divBdr>
                <w:top w:val="none" w:sz="0" w:space="0" w:color="auto"/>
                <w:left w:val="none" w:sz="0" w:space="0" w:color="auto"/>
                <w:bottom w:val="none" w:sz="0" w:space="0" w:color="auto"/>
                <w:right w:val="none" w:sz="0" w:space="0" w:color="auto"/>
              </w:divBdr>
              <w:divsChild>
                <w:div w:id="1584141073">
                  <w:marLeft w:val="0"/>
                  <w:marRight w:val="0"/>
                  <w:marTop w:val="0"/>
                  <w:marBottom w:val="0"/>
                  <w:divBdr>
                    <w:top w:val="none" w:sz="0" w:space="0" w:color="auto"/>
                    <w:left w:val="none" w:sz="0" w:space="0" w:color="auto"/>
                    <w:bottom w:val="none" w:sz="0" w:space="0" w:color="auto"/>
                    <w:right w:val="none" w:sz="0" w:space="0" w:color="auto"/>
                  </w:divBdr>
                  <w:divsChild>
                    <w:div w:id="468976959">
                      <w:marLeft w:val="0"/>
                      <w:marRight w:val="0"/>
                      <w:marTop w:val="0"/>
                      <w:marBottom w:val="0"/>
                      <w:divBdr>
                        <w:top w:val="none" w:sz="0" w:space="0" w:color="auto"/>
                        <w:left w:val="none" w:sz="0" w:space="0" w:color="auto"/>
                        <w:bottom w:val="none" w:sz="0" w:space="0" w:color="auto"/>
                        <w:right w:val="none" w:sz="0" w:space="0" w:color="auto"/>
                      </w:divBdr>
                      <w:divsChild>
                        <w:div w:id="247272997">
                          <w:marLeft w:val="0"/>
                          <w:marRight w:val="0"/>
                          <w:marTop w:val="0"/>
                          <w:marBottom w:val="0"/>
                          <w:divBdr>
                            <w:top w:val="none" w:sz="0" w:space="0" w:color="auto"/>
                            <w:left w:val="none" w:sz="0" w:space="0" w:color="auto"/>
                            <w:bottom w:val="none" w:sz="0" w:space="0" w:color="auto"/>
                            <w:right w:val="none" w:sz="0" w:space="0" w:color="auto"/>
                          </w:divBdr>
                          <w:divsChild>
                            <w:div w:id="132718091">
                              <w:marLeft w:val="0"/>
                              <w:marRight w:val="0"/>
                              <w:marTop w:val="0"/>
                              <w:marBottom w:val="0"/>
                              <w:divBdr>
                                <w:top w:val="none" w:sz="0" w:space="0" w:color="auto"/>
                                <w:left w:val="none" w:sz="0" w:space="0" w:color="auto"/>
                                <w:bottom w:val="none" w:sz="0" w:space="0" w:color="auto"/>
                                <w:right w:val="none" w:sz="0" w:space="0" w:color="auto"/>
                              </w:divBdr>
                              <w:divsChild>
                                <w:div w:id="1002929037">
                                  <w:marLeft w:val="0"/>
                                  <w:marRight w:val="0"/>
                                  <w:marTop w:val="0"/>
                                  <w:marBottom w:val="0"/>
                                  <w:divBdr>
                                    <w:top w:val="none" w:sz="0" w:space="0" w:color="auto"/>
                                    <w:left w:val="none" w:sz="0" w:space="0" w:color="auto"/>
                                    <w:bottom w:val="none" w:sz="0" w:space="0" w:color="auto"/>
                                    <w:right w:val="none" w:sz="0" w:space="0" w:color="auto"/>
                                  </w:divBdr>
                                  <w:divsChild>
                                    <w:div w:id="1213081414">
                                      <w:marLeft w:val="0"/>
                                      <w:marRight w:val="0"/>
                                      <w:marTop w:val="0"/>
                                      <w:marBottom w:val="0"/>
                                      <w:divBdr>
                                        <w:top w:val="none" w:sz="0" w:space="0" w:color="auto"/>
                                        <w:left w:val="none" w:sz="0" w:space="0" w:color="auto"/>
                                        <w:bottom w:val="none" w:sz="0" w:space="0" w:color="auto"/>
                                        <w:right w:val="none" w:sz="0" w:space="0" w:color="auto"/>
                                      </w:divBdr>
                                      <w:divsChild>
                                        <w:div w:id="547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636237">
          <w:marLeft w:val="0"/>
          <w:marRight w:val="0"/>
          <w:marTop w:val="0"/>
          <w:marBottom w:val="0"/>
          <w:divBdr>
            <w:top w:val="none" w:sz="0" w:space="0" w:color="auto"/>
            <w:left w:val="none" w:sz="0" w:space="0" w:color="auto"/>
            <w:bottom w:val="none" w:sz="0" w:space="0" w:color="auto"/>
            <w:right w:val="none" w:sz="0" w:space="0" w:color="auto"/>
          </w:divBdr>
          <w:divsChild>
            <w:div w:id="1411269462">
              <w:marLeft w:val="0"/>
              <w:marRight w:val="0"/>
              <w:marTop w:val="0"/>
              <w:marBottom w:val="0"/>
              <w:divBdr>
                <w:top w:val="none" w:sz="0" w:space="0" w:color="auto"/>
                <w:left w:val="none" w:sz="0" w:space="0" w:color="auto"/>
                <w:bottom w:val="none" w:sz="0" w:space="0" w:color="auto"/>
                <w:right w:val="none" w:sz="0" w:space="0" w:color="auto"/>
              </w:divBdr>
              <w:divsChild>
                <w:div w:id="1878813002">
                  <w:marLeft w:val="0"/>
                  <w:marRight w:val="0"/>
                  <w:marTop w:val="0"/>
                  <w:marBottom w:val="0"/>
                  <w:divBdr>
                    <w:top w:val="none" w:sz="0" w:space="0" w:color="auto"/>
                    <w:left w:val="none" w:sz="0" w:space="0" w:color="auto"/>
                    <w:bottom w:val="none" w:sz="0" w:space="0" w:color="auto"/>
                    <w:right w:val="none" w:sz="0" w:space="0" w:color="auto"/>
                  </w:divBdr>
                  <w:divsChild>
                    <w:div w:id="141392707">
                      <w:marLeft w:val="0"/>
                      <w:marRight w:val="0"/>
                      <w:marTop w:val="0"/>
                      <w:marBottom w:val="0"/>
                      <w:divBdr>
                        <w:top w:val="none" w:sz="0" w:space="0" w:color="auto"/>
                        <w:left w:val="none" w:sz="0" w:space="0" w:color="auto"/>
                        <w:bottom w:val="none" w:sz="0" w:space="0" w:color="auto"/>
                        <w:right w:val="none" w:sz="0" w:space="0" w:color="auto"/>
                      </w:divBdr>
                      <w:divsChild>
                        <w:div w:id="2069763187">
                          <w:marLeft w:val="0"/>
                          <w:marRight w:val="0"/>
                          <w:marTop w:val="0"/>
                          <w:marBottom w:val="0"/>
                          <w:divBdr>
                            <w:top w:val="none" w:sz="0" w:space="0" w:color="auto"/>
                            <w:left w:val="none" w:sz="0" w:space="0" w:color="auto"/>
                            <w:bottom w:val="none" w:sz="0" w:space="0" w:color="auto"/>
                            <w:right w:val="none" w:sz="0" w:space="0" w:color="auto"/>
                          </w:divBdr>
                          <w:divsChild>
                            <w:div w:id="1678001814">
                              <w:marLeft w:val="0"/>
                              <w:marRight w:val="0"/>
                              <w:marTop w:val="0"/>
                              <w:marBottom w:val="0"/>
                              <w:divBdr>
                                <w:top w:val="none" w:sz="0" w:space="0" w:color="auto"/>
                                <w:left w:val="none" w:sz="0" w:space="0" w:color="auto"/>
                                <w:bottom w:val="none" w:sz="0" w:space="0" w:color="auto"/>
                                <w:right w:val="none" w:sz="0" w:space="0" w:color="auto"/>
                              </w:divBdr>
                              <w:divsChild>
                                <w:div w:id="1262491335">
                                  <w:marLeft w:val="0"/>
                                  <w:marRight w:val="0"/>
                                  <w:marTop w:val="0"/>
                                  <w:marBottom w:val="0"/>
                                  <w:divBdr>
                                    <w:top w:val="none" w:sz="0" w:space="0" w:color="auto"/>
                                    <w:left w:val="none" w:sz="0" w:space="0" w:color="auto"/>
                                    <w:bottom w:val="none" w:sz="0" w:space="0" w:color="auto"/>
                                    <w:right w:val="none" w:sz="0" w:space="0" w:color="auto"/>
                                  </w:divBdr>
                                  <w:divsChild>
                                    <w:div w:id="1817987326">
                                      <w:marLeft w:val="0"/>
                                      <w:marRight w:val="0"/>
                                      <w:marTop w:val="0"/>
                                      <w:marBottom w:val="0"/>
                                      <w:divBdr>
                                        <w:top w:val="none" w:sz="0" w:space="0" w:color="auto"/>
                                        <w:left w:val="none" w:sz="0" w:space="0" w:color="auto"/>
                                        <w:bottom w:val="none" w:sz="0" w:space="0" w:color="auto"/>
                                        <w:right w:val="none" w:sz="0" w:space="0" w:color="auto"/>
                                      </w:divBdr>
                                      <w:divsChild>
                                        <w:div w:id="115841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198898">
          <w:marLeft w:val="0"/>
          <w:marRight w:val="0"/>
          <w:marTop w:val="0"/>
          <w:marBottom w:val="0"/>
          <w:divBdr>
            <w:top w:val="none" w:sz="0" w:space="0" w:color="auto"/>
            <w:left w:val="none" w:sz="0" w:space="0" w:color="auto"/>
            <w:bottom w:val="none" w:sz="0" w:space="0" w:color="auto"/>
            <w:right w:val="none" w:sz="0" w:space="0" w:color="auto"/>
          </w:divBdr>
          <w:divsChild>
            <w:div w:id="1918517984">
              <w:marLeft w:val="0"/>
              <w:marRight w:val="0"/>
              <w:marTop w:val="0"/>
              <w:marBottom w:val="0"/>
              <w:divBdr>
                <w:top w:val="none" w:sz="0" w:space="0" w:color="auto"/>
                <w:left w:val="none" w:sz="0" w:space="0" w:color="auto"/>
                <w:bottom w:val="none" w:sz="0" w:space="0" w:color="auto"/>
                <w:right w:val="none" w:sz="0" w:space="0" w:color="auto"/>
              </w:divBdr>
              <w:divsChild>
                <w:div w:id="162667672">
                  <w:marLeft w:val="0"/>
                  <w:marRight w:val="0"/>
                  <w:marTop w:val="0"/>
                  <w:marBottom w:val="0"/>
                  <w:divBdr>
                    <w:top w:val="none" w:sz="0" w:space="0" w:color="auto"/>
                    <w:left w:val="none" w:sz="0" w:space="0" w:color="auto"/>
                    <w:bottom w:val="none" w:sz="0" w:space="0" w:color="auto"/>
                    <w:right w:val="none" w:sz="0" w:space="0" w:color="auto"/>
                  </w:divBdr>
                  <w:divsChild>
                    <w:div w:id="290599423">
                      <w:marLeft w:val="0"/>
                      <w:marRight w:val="0"/>
                      <w:marTop w:val="0"/>
                      <w:marBottom w:val="0"/>
                      <w:divBdr>
                        <w:top w:val="none" w:sz="0" w:space="0" w:color="auto"/>
                        <w:left w:val="none" w:sz="0" w:space="0" w:color="auto"/>
                        <w:bottom w:val="none" w:sz="0" w:space="0" w:color="auto"/>
                        <w:right w:val="none" w:sz="0" w:space="0" w:color="auto"/>
                      </w:divBdr>
                      <w:divsChild>
                        <w:div w:id="1599096207">
                          <w:marLeft w:val="0"/>
                          <w:marRight w:val="0"/>
                          <w:marTop w:val="0"/>
                          <w:marBottom w:val="0"/>
                          <w:divBdr>
                            <w:top w:val="none" w:sz="0" w:space="0" w:color="auto"/>
                            <w:left w:val="none" w:sz="0" w:space="0" w:color="auto"/>
                            <w:bottom w:val="none" w:sz="0" w:space="0" w:color="auto"/>
                            <w:right w:val="none" w:sz="0" w:space="0" w:color="auto"/>
                          </w:divBdr>
                          <w:divsChild>
                            <w:div w:id="269362231">
                              <w:marLeft w:val="0"/>
                              <w:marRight w:val="0"/>
                              <w:marTop w:val="0"/>
                              <w:marBottom w:val="0"/>
                              <w:divBdr>
                                <w:top w:val="none" w:sz="0" w:space="0" w:color="auto"/>
                                <w:left w:val="none" w:sz="0" w:space="0" w:color="auto"/>
                                <w:bottom w:val="none" w:sz="0" w:space="0" w:color="auto"/>
                                <w:right w:val="none" w:sz="0" w:space="0" w:color="auto"/>
                              </w:divBdr>
                              <w:divsChild>
                                <w:div w:id="1701273250">
                                  <w:marLeft w:val="0"/>
                                  <w:marRight w:val="0"/>
                                  <w:marTop w:val="0"/>
                                  <w:marBottom w:val="0"/>
                                  <w:divBdr>
                                    <w:top w:val="none" w:sz="0" w:space="0" w:color="auto"/>
                                    <w:left w:val="none" w:sz="0" w:space="0" w:color="auto"/>
                                    <w:bottom w:val="none" w:sz="0" w:space="0" w:color="auto"/>
                                    <w:right w:val="none" w:sz="0" w:space="0" w:color="auto"/>
                                  </w:divBdr>
                                  <w:divsChild>
                                    <w:div w:id="1713458644">
                                      <w:marLeft w:val="0"/>
                                      <w:marRight w:val="0"/>
                                      <w:marTop w:val="0"/>
                                      <w:marBottom w:val="0"/>
                                      <w:divBdr>
                                        <w:top w:val="none" w:sz="0" w:space="0" w:color="auto"/>
                                        <w:left w:val="none" w:sz="0" w:space="0" w:color="auto"/>
                                        <w:bottom w:val="none" w:sz="0" w:space="0" w:color="auto"/>
                                        <w:right w:val="none" w:sz="0" w:space="0" w:color="auto"/>
                                      </w:divBdr>
                                      <w:divsChild>
                                        <w:div w:id="13427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52364">
          <w:marLeft w:val="0"/>
          <w:marRight w:val="0"/>
          <w:marTop w:val="0"/>
          <w:marBottom w:val="0"/>
          <w:divBdr>
            <w:top w:val="none" w:sz="0" w:space="0" w:color="auto"/>
            <w:left w:val="none" w:sz="0" w:space="0" w:color="auto"/>
            <w:bottom w:val="none" w:sz="0" w:space="0" w:color="auto"/>
            <w:right w:val="none" w:sz="0" w:space="0" w:color="auto"/>
          </w:divBdr>
          <w:divsChild>
            <w:div w:id="1486117998">
              <w:marLeft w:val="0"/>
              <w:marRight w:val="0"/>
              <w:marTop w:val="0"/>
              <w:marBottom w:val="0"/>
              <w:divBdr>
                <w:top w:val="none" w:sz="0" w:space="0" w:color="auto"/>
                <w:left w:val="none" w:sz="0" w:space="0" w:color="auto"/>
                <w:bottom w:val="none" w:sz="0" w:space="0" w:color="auto"/>
                <w:right w:val="none" w:sz="0" w:space="0" w:color="auto"/>
              </w:divBdr>
              <w:divsChild>
                <w:div w:id="984702244">
                  <w:marLeft w:val="0"/>
                  <w:marRight w:val="0"/>
                  <w:marTop w:val="0"/>
                  <w:marBottom w:val="0"/>
                  <w:divBdr>
                    <w:top w:val="none" w:sz="0" w:space="0" w:color="auto"/>
                    <w:left w:val="none" w:sz="0" w:space="0" w:color="auto"/>
                    <w:bottom w:val="none" w:sz="0" w:space="0" w:color="auto"/>
                    <w:right w:val="none" w:sz="0" w:space="0" w:color="auto"/>
                  </w:divBdr>
                  <w:divsChild>
                    <w:div w:id="1827503064">
                      <w:marLeft w:val="0"/>
                      <w:marRight w:val="0"/>
                      <w:marTop w:val="0"/>
                      <w:marBottom w:val="0"/>
                      <w:divBdr>
                        <w:top w:val="none" w:sz="0" w:space="0" w:color="auto"/>
                        <w:left w:val="none" w:sz="0" w:space="0" w:color="auto"/>
                        <w:bottom w:val="none" w:sz="0" w:space="0" w:color="auto"/>
                        <w:right w:val="none" w:sz="0" w:space="0" w:color="auto"/>
                      </w:divBdr>
                      <w:divsChild>
                        <w:div w:id="1545486834">
                          <w:marLeft w:val="0"/>
                          <w:marRight w:val="0"/>
                          <w:marTop w:val="0"/>
                          <w:marBottom w:val="0"/>
                          <w:divBdr>
                            <w:top w:val="none" w:sz="0" w:space="0" w:color="auto"/>
                            <w:left w:val="none" w:sz="0" w:space="0" w:color="auto"/>
                            <w:bottom w:val="none" w:sz="0" w:space="0" w:color="auto"/>
                            <w:right w:val="none" w:sz="0" w:space="0" w:color="auto"/>
                          </w:divBdr>
                          <w:divsChild>
                            <w:div w:id="2124111541">
                              <w:marLeft w:val="0"/>
                              <w:marRight w:val="0"/>
                              <w:marTop w:val="0"/>
                              <w:marBottom w:val="0"/>
                              <w:divBdr>
                                <w:top w:val="none" w:sz="0" w:space="0" w:color="auto"/>
                                <w:left w:val="none" w:sz="0" w:space="0" w:color="auto"/>
                                <w:bottom w:val="none" w:sz="0" w:space="0" w:color="auto"/>
                                <w:right w:val="none" w:sz="0" w:space="0" w:color="auto"/>
                              </w:divBdr>
                              <w:divsChild>
                                <w:div w:id="635061993">
                                  <w:marLeft w:val="0"/>
                                  <w:marRight w:val="0"/>
                                  <w:marTop w:val="0"/>
                                  <w:marBottom w:val="0"/>
                                  <w:divBdr>
                                    <w:top w:val="none" w:sz="0" w:space="0" w:color="auto"/>
                                    <w:left w:val="none" w:sz="0" w:space="0" w:color="auto"/>
                                    <w:bottom w:val="none" w:sz="0" w:space="0" w:color="auto"/>
                                    <w:right w:val="none" w:sz="0" w:space="0" w:color="auto"/>
                                  </w:divBdr>
                                  <w:divsChild>
                                    <w:div w:id="1708993416">
                                      <w:marLeft w:val="0"/>
                                      <w:marRight w:val="0"/>
                                      <w:marTop w:val="0"/>
                                      <w:marBottom w:val="0"/>
                                      <w:divBdr>
                                        <w:top w:val="none" w:sz="0" w:space="0" w:color="auto"/>
                                        <w:left w:val="none" w:sz="0" w:space="0" w:color="auto"/>
                                        <w:bottom w:val="none" w:sz="0" w:space="0" w:color="auto"/>
                                        <w:right w:val="none" w:sz="0" w:space="0" w:color="auto"/>
                                      </w:divBdr>
                                      <w:divsChild>
                                        <w:div w:id="11834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373455">
          <w:marLeft w:val="0"/>
          <w:marRight w:val="0"/>
          <w:marTop w:val="0"/>
          <w:marBottom w:val="0"/>
          <w:divBdr>
            <w:top w:val="none" w:sz="0" w:space="0" w:color="auto"/>
            <w:left w:val="none" w:sz="0" w:space="0" w:color="auto"/>
            <w:bottom w:val="none" w:sz="0" w:space="0" w:color="auto"/>
            <w:right w:val="none" w:sz="0" w:space="0" w:color="auto"/>
          </w:divBdr>
          <w:divsChild>
            <w:div w:id="317732748">
              <w:marLeft w:val="0"/>
              <w:marRight w:val="0"/>
              <w:marTop w:val="0"/>
              <w:marBottom w:val="0"/>
              <w:divBdr>
                <w:top w:val="none" w:sz="0" w:space="0" w:color="auto"/>
                <w:left w:val="none" w:sz="0" w:space="0" w:color="auto"/>
                <w:bottom w:val="none" w:sz="0" w:space="0" w:color="auto"/>
                <w:right w:val="none" w:sz="0" w:space="0" w:color="auto"/>
              </w:divBdr>
              <w:divsChild>
                <w:div w:id="1021055378">
                  <w:marLeft w:val="0"/>
                  <w:marRight w:val="0"/>
                  <w:marTop w:val="0"/>
                  <w:marBottom w:val="0"/>
                  <w:divBdr>
                    <w:top w:val="none" w:sz="0" w:space="0" w:color="auto"/>
                    <w:left w:val="none" w:sz="0" w:space="0" w:color="auto"/>
                    <w:bottom w:val="none" w:sz="0" w:space="0" w:color="auto"/>
                    <w:right w:val="none" w:sz="0" w:space="0" w:color="auto"/>
                  </w:divBdr>
                  <w:divsChild>
                    <w:div w:id="1085079800">
                      <w:marLeft w:val="0"/>
                      <w:marRight w:val="0"/>
                      <w:marTop w:val="0"/>
                      <w:marBottom w:val="0"/>
                      <w:divBdr>
                        <w:top w:val="none" w:sz="0" w:space="0" w:color="auto"/>
                        <w:left w:val="none" w:sz="0" w:space="0" w:color="auto"/>
                        <w:bottom w:val="none" w:sz="0" w:space="0" w:color="auto"/>
                        <w:right w:val="none" w:sz="0" w:space="0" w:color="auto"/>
                      </w:divBdr>
                      <w:divsChild>
                        <w:div w:id="2104495260">
                          <w:marLeft w:val="0"/>
                          <w:marRight w:val="0"/>
                          <w:marTop w:val="0"/>
                          <w:marBottom w:val="0"/>
                          <w:divBdr>
                            <w:top w:val="none" w:sz="0" w:space="0" w:color="auto"/>
                            <w:left w:val="none" w:sz="0" w:space="0" w:color="auto"/>
                            <w:bottom w:val="none" w:sz="0" w:space="0" w:color="auto"/>
                            <w:right w:val="none" w:sz="0" w:space="0" w:color="auto"/>
                          </w:divBdr>
                          <w:divsChild>
                            <w:div w:id="201287594">
                              <w:marLeft w:val="0"/>
                              <w:marRight w:val="0"/>
                              <w:marTop w:val="0"/>
                              <w:marBottom w:val="0"/>
                              <w:divBdr>
                                <w:top w:val="none" w:sz="0" w:space="0" w:color="auto"/>
                                <w:left w:val="none" w:sz="0" w:space="0" w:color="auto"/>
                                <w:bottom w:val="none" w:sz="0" w:space="0" w:color="auto"/>
                                <w:right w:val="none" w:sz="0" w:space="0" w:color="auto"/>
                              </w:divBdr>
                              <w:divsChild>
                                <w:div w:id="540555301">
                                  <w:marLeft w:val="0"/>
                                  <w:marRight w:val="0"/>
                                  <w:marTop w:val="0"/>
                                  <w:marBottom w:val="0"/>
                                  <w:divBdr>
                                    <w:top w:val="none" w:sz="0" w:space="0" w:color="auto"/>
                                    <w:left w:val="none" w:sz="0" w:space="0" w:color="auto"/>
                                    <w:bottom w:val="none" w:sz="0" w:space="0" w:color="auto"/>
                                    <w:right w:val="none" w:sz="0" w:space="0" w:color="auto"/>
                                  </w:divBdr>
                                  <w:divsChild>
                                    <w:div w:id="1997106391">
                                      <w:marLeft w:val="0"/>
                                      <w:marRight w:val="0"/>
                                      <w:marTop w:val="0"/>
                                      <w:marBottom w:val="0"/>
                                      <w:divBdr>
                                        <w:top w:val="none" w:sz="0" w:space="0" w:color="auto"/>
                                        <w:left w:val="none" w:sz="0" w:space="0" w:color="auto"/>
                                        <w:bottom w:val="none" w:sz="0" w:space="0" w:color="auto"/>
                                        <w:right w:val="none" w:sz="0" w:space="0" w:color="auto"/>
                                      </w:divBdr>
                                      <w:divsChild>
                                        <w:div w:id="271866506">
                                          <w:marLeft w:val="0"/>
                                          <w:marRight w:val="0"/>
                                          <w:marTop w:val="0"/>
                                          <w:marBottom w:val="0"/>
                                          <w:divBdr>
                                            <w:top w:val="none" w:sz="0" w:space="0" w:color="auto"/>
                                            <w:left w:val="none" w:sz="0" w:space="0" w:color="auto"/>
                                            <w:bottom w:val="none" w:sz="0" w:space="0" w:color="auto"/>
                                            <w:right w:val="none" w:sz="0" w:space="0" w:color="auto"/>
                                          </w:divBdr>
                                          <w:divsChild>
                                            <w:div w:id="677344768">
                                              <w:marLeft w:val="0"/>
                                              <w:marRight w:val="0"/>
                                              <w:marTop w:val="0"/>
                                              <w:marBottom w:val="0"/>
                                              <w:divBdr>
                                                <w:top w:val="none" w:sz="0" w:space="0" w:color="auto"/>
                                                <w:left w:val="none" w:sz="0" w:space="0" w:color="auto"/>
                                                <w:bottom w:val="none" w:sz="0" w:space="0" w:color="auto"/>
                                                <w:right w:val="none" w:sz="0" w:space="0" w:color="auto"/>
                                              </w:divBdr>
                                            </w:div>
                                            <w:div w:id="2096852390">
                                              <w:marLeft w:val="0"/>
                                              <w:marRight w:val="0"/>
                                              <w:marTop w:val="0"/>
                                              <w:marBottom w:val="0"/>
                                              <w:divBdr>
                                                <w:top w:val="none" w:sz="0" w:space="0" w:color="auto"/>
                                                <w:left w:val="none" w:sz="0" w:space="0" w:color="auto"/>
                                                <w:bottom w:val="none" w:sz="0" w:space="0" w:color="auto"/>
                                                <w:right w:val="none" w:sz="0" w:space="0" w:color="auto"/>
                                              </w:divBdr>
                                              <w:divsChild>
                                                <w:div w:id="723911527">
                                                  <w:marLeft w:val="0"/>
                                                  <w:marRight w:val="0"/>
                                                  <w:marTop w:val="0"/>
                                                  <w:marBottom w:val="0"/>
                                                  <w:divBdr>
                                                    <w:top w:val="none" w:sz="0" w:space="0" w:color="auto"/>
                                                    <w:left w:val="none" w:sz="0" w:space="0" w:color="auto"/>
                                                    <w:bottom w:val="none" w:sz="0" w:space="0" w:color="auto"/>
                                                    <w:right w:val="none" w:sz="0" w:space="0" w:color="auto"/>
                                                  </w:divBdr>
                                                  <w:divsChild>
                                                    <w:div w:id="21281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1721">
                                              <w:marLeft w:val="0"/>
                                              <w:marRight w:val="0"/>
                                              <w:marTop w:val="0"/>
                                              <w:marBottom w:val="0"/>
                                              <w:divBdr>
                                                <w:top w:val="none" w:sz="0" w:space="0" w:color="auto"/>
                                                <w:left w:val="none" w:sz="0" w:space="0" w:color="auto"/>
                                                <w:bottom w:val="none" w:sz="0" w:space="0" w:color="auto"/>
                                                <w:right w:val="none" w:sz="0" w:space="0" w:color="auto"/>
                                              </w:divBdr>
                                            </w:div>
                                          </w:divsChild>
                                        </w:div>
                                        <w:div w:id="1084108328">
                                          <w:marLeft w:val="0"/>
                                          <w:marRight w:val="0"/>
                                          <w:marTop w:val="0"/>
                                          <w:marBottom w:val="0"/>
                                          <w:divBdr>
                                            <w:top w:val="none" w:sz="0" w:space="0" w:color="auto"/>
                                            <w:left w:val="none" w:sz="0" w:space="0" w:color="auto"/>
                                            <w:bottom w:val="none" w:sz="0" w:space="0" w:color="auto"/>
                                            <w:right w:val="none" w:sz="0" w:space="0" w:color="auto"/>
                                          </w:divBdr>
                                          <w:divsChild>
                                            <w:div w:id="2125223583">
                                              <w:marLeft w:val="0"/>
                                              <w:marRight w:val="0"/>
                                              <w:marTop w:val="0"/>
                                              <w:marBottom w:val="0"/>
                                              <w:divBdr>
                                                <w:top w:val="none" w:sz="0" w:space="0" w:color="auto"/>
                                                <w:left w:val="none" w:sz="0" w:space="0" w:color="auto"/>
                                                <w:bottom w:val="none" w:sz="0" w:space="0" w:color="auto"/>
                                                <w:right w:val="none" w:sz="0" w:space="0" w:color="auto"/>
                                              </w:divBdr>
                                              <w:divsChild>
                                                <w:div w:id="1056468633">
                                                  <w:marLeft w:val="0"/>
                                                  <w:marRight w:val="0"/>
                                                  <w:marTop w:val="0"/>
                                                  <w:marBottom w:val="0"/>
                                                  <w:divBdr>
                                                    <w:top w:val="none" w:sz="0" w:space="0" w:color="auto"/>
                                                    <w:left w:val="none" w:sz="0" w:space="0" w:color="auto"/>
                                                    <w:bottom w:val="none" w:sz="0" w:space="0" w:color="auto"/>
                                                    <w:right w:val="none" w:sz="0" w:space="0" w:color="auto"/>
                                                  </w:divBdr>
                                                  <w:divsChild>
                                                    <w:div w:id="1239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4763">
                                              <w:marLeft w:val="0"/>
                                              <w:marRight w:val="0"/>
                                              <w:marTop w:val="0"/>
                                              <w:marBottom w:val="0"/>
                                              <w:divBdr>
                                                <w:top w:val="none" w:sz="0" w:space="0" w:color="auto"/>
                                                <w:left w:val="none" w:sz="0" w:space="0" w:color="auto"/>
                                                <w:bottom w:val="none" w:sz="0" w:space="0" w:color="auto"/>
                                                <w:right w:val="none" w:sz="0" w:space="0" w:color="auto"/>
                                              </w:divBdr>
                                            </w:div>
                                            <w:div w:id="11440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914621">
                          <w:marLeft w:val="0"/>
                          <w:marRight w:val="0"/>
                          <w:marTop w:val="0"/>
                          <w:marBottom w:val="0"/>
                          <w:divBdr>
                            <w:top w:val="none" w:sz="0" w:space="0" w:color="auto"/>
                            <w:left w:val="none" w:sz="0" w:space="0" w:color="auto"/>
                            <w:bottom w:val="none" w:sz="0" w:space="0" w:color="auto"/>
                            <w:right w:val="none" w:sz="0" w:space="0" w:color="auto"/>
                          </w:divBdr>
                          <w:divsChild>
                            <w:div w:id="1785030705">
                              <w:marLeft w:val="0"/>
                              <w:marRight w:val="0"/>
                              <w:marTop w:val="0"/>
                              <w:marBottom w:val="0"/>
                              <w:divBdr>
                                <w:top w:val="none" w:sz="0" w:space="0" w:color="auto"/>
                                <w:left w:val="none" w:sz="0" w:space="0" w:color="auto"/>
                                <w:bottom w:val="none" w:sz="0" w:space="0" w:color="auto"/>
                                <w:right w:val="none" w:sz="0" w:space="0" w:color="auto"/>
                              </w:divBdr>
                              <w:divsChild>
                                <w:div w:id="506210943">
                                  <w:marLeft w:val="0"/>
                                  <w:marRight w:val="0"/>
                                  <w:marTop w:val="0"/>
                                  <w:marBottom w:val="0"/>
                                  <w:divBdr>
                                    <w:top w:val="none" w:sz="0" w:space="0" w:color="auto"/>
                                    <w:left w:val="none" w:sz="0" w:space="0" w:color="auto"/>
                                    <w:bottom w:val="none" w:sz="0" w:space="0" w:color="auto"/>
                                    <w:right w:val="none" w:sz="0" w:space="0" w:color="auto"/>
                                  </w:divBdr>
                                  <w:divsChild>
                                    <w:div w:id="10170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885126">
                  <w:marLeft w:val="0"/>
                  <w:marRight w:val="0"/>
                  <w:marTop w:val="0"/>
                  <w:marBottom w:val="0"/>
                  <w:divBdr>
                    <w:top w:val="none" w:sz="0" w:space="0" w:color="auto"/>
                    <w:left w:val="none" w:sz="0" w:space="0" w:color="auto"/>
                    <w:bottom w:val="none" w:sz="0" w:space="0" w:color="auto"/>
                    <w:right w:val="none" w:sz="0" w:space="0" w:color="auto"/>
                  </w:divBdr>
                  <w:divsChild>
                    <w:div w:id="909926708">
                      <w:marLeft w:val="0"/>
                      <w:marRight w:val="0"/>
                      <w:marTop w:val="0"/>
                      <w:marBottom w:val="0"/>
                      <w:divBdr>
                        <w:top w:val="none" w:sz="0" w:space="0" w:color="auto"/>
                        <w:left w:val="none" w:sz="0" w:space="0" w:color="auto"/>
                        <w:bottom w:val="none" w:sz="0" w:space="0" w:color="auto"/>
                        <w:right w:val="none" w:sz="0" w:space="0" w:color="auto"/>
                      </w:divBdr>
                      <w:divsChild>
                        <w:div w:id="1799954172">
                          <w:marLeft w:val="0"/>
                          <w:marRight w:val="0"/>
                          <w:marTop w:val="0"/>
                          <w:marBottom w:val="0"/>
                          <w:divBdr>
                            <w:top w:val="none" w:sz="0" w:space="0" w:color="auto"/>
                            <w:left w:val="none" w:sz="0" w:space="0" w:color="auto"/>
                            <w:bottom w:val="none" w:sz="0" w:space="0" w:color="auto"/>
                            <w:right w:val="none" w:sz="0" w:space="0" w:color="auto"/>
                          </w:divBdr>
                          <w:divsChild>
                            <w:div w:id="214975732">
                              <w:marLeft w:val="0"/>
                              <w:marRight w:val="0"/>
                              <w:marTop w:val="0"/>
                              <w:marBottom w:val="0"/>
                              <w:divBdr>
                                <w:top w:val="none" w:sz="0" w:space="0" w:color="auto"/>
                                <w:left w:val="none" w:sz="0" w:space="0" w:color="auto"/>
                                <w:bottom w:val="none" w:sz="0" w:space="0" w:color="auto"/>
                                <w:right w:val="none" w:sz="0" w:space="0" w:color="auto"/>
                              </w:divBdr>
                              <w:divsChild>
                                <w:div w:id="139821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936938">
          <w:marLeft w:val="0"/>
          <w:marRight w:val="0"/>
          <w:marTop w:val="0"/>
          <w:marBottom w:val="0"/>
          <w:divBdr>
            <w:top w:val="none" w:sz="0" w:space="0" w:color="auto"/>
            <w:left w:val="none" w:sz="0" w:space="0" w:color="auto"/>
            <w:bottom w:val="none" w:sz="0" w:space="0" w:color="auto"/>
            <w:right w:val="none" w:sz="0" w:space="0" w:color="auto"/>
          </w:divBdr>
          <w:divsChild>
            <w:div w:id="1909731679">
              <w:marLeft w:val="0"/>
              <w:marRight w:val="0"/>
              <w:marTop w:val="0"/>
              <w:marBottom w:val="0"/>
              <w:divBdr>
                <w:top w:val="none" w:sz="0" w:space="0" w:color="auto"/>
                <w:left w:val="none" w:sz="0" w:space="0" w:color="auto"/>
                <w:bottom w:val="none" w:sz="0" w:space="0" w:color="auto"/>
                <w:right w:val="none" w:sz="0" w:space="0" w:color="auto"/>
              </w:divBdr>
              <w:divsChild>
                <w:div w:id="831914818">
                  <w:marLeft w:val="0"/>
                  <w:marRight w:val="0"/>
                  <w:marTop w:val="0"/>
                  <w:marBottom w:val="0"/>
                  <w:divBdr>
                    <w:top w:val="none" w:sz="0" w:space="0" w:color="auto"/>
                    <w:left w:val="none" w:sz="0" w:space="0" w:color="auto"/>
                    <w:bottom w:val="none" w:sz="0" w:space="0" w:color="auto"/>
                    <w:right w:val="none" w:sz="0" w:space="0" w:color="auto"/>
                  </w:divBdr>
                  <w:divsChild>
                    <w:div w:id="1279214888">
                      <w:marLeft w:val="0"/>
                      <w:marRight w:val="0"/>
                      <w:marTop w:val="0"/>
                      <w:marBottom w:val="0"/>
                      <w:divBdr>
                        <w:top w:val="none" w:sz="0" w:space="0" w:color="auto"/>
                        <w:left w:val="none" w:sz="0" w:space="0" w:color="auto"/>
                        <w:bottom w:val="none" w:sz="0" w:space="0" w:color="auto"/>
                        <w:right w:val="none" w:sz="0" w:space="0" w:color="auto"/>
                      </w:divBdr>
                      <w:divsChild>
                        <w:div w:id="251741564">
                          <w:marLeft w:val="0"/>
                          <w:marRight w:val="0"/>
                          <w:marTop w:val="0"/>
                          <w:marBottom w:val="0"/>
                          <w:divBdr>
                            <w:top w:val="none" w:sz="0" w:space="0" w:color="auto"/>
                            <w:left w:val="none" w:sz="0" w:space="0" w:color="auto"/>
                            <w:bottom w:val="none" w:sz="0" w:space="0" w:color="auto"/>
                            <w:right w:val="none" w:sz="0" w:space="0" w:color="auto"/>
                          </w:divBdr>
                          <w:divsChild>
                            <w:div w:id="858933624">
                              <w:marLeft w:val="0"/>
                              <w:marRight w:val="0"/>
                              <w:marTop w:val="0"/>
                              <w:marBottom w:val="0"/>
                              <w:divBdr>
                                <w:top w:val="none" w:sz="0" w:space="0" w:color="auto"/>
                                <w:left w:val="none" w:sz="0" w:space="0" w:color="auto"/>
                                <w:bottom w:val="none" w:sz="0" w:space="0" w:color="auto"/>
                                <w:right w:val="none" w:sz="0" w:space="0" w:color="auto"/>
                              </w:divBdr>
                              <w:divsChild>
                                <w:div w:id="301471687">
                                  <w:marLeft w:val="0"/>
                                  <w:marRight w:val="0"/>
                                  <w:marTop w:val="0"/>
                                  <w:marBottom w:val="0"/>
                                  <w:divBdr>
                                    <w:top w:val="none" w:sz="0" w:space="0" w:color="auto"/>
                                    <w:left w:val="none" w:sz="0" w:space="0" w:color="auto"/>
                                    <w:bottom w:val="none" w:sz="0" w:space="0" w:color="auto"/>
                                    <w:right w:val="none" w:sz="0" w:space="0" w:color="auto"/>
                                  </w:divBdr>
                                  <w:divsChild>
                                    <w:div w:id="793720429">
                                      <w:marLeft w:val="0"/>
                                      <w:marRight w:val="0"/>
                                      <w:marTop w:val="0"/>
                                      <w:marBottom w:val="0"/>
                                      <w:divBdr>
                                        <w:top w:val="none" w:sz="0" w:space="0" w:color="auto"/>
                                        <w:left w:val="none" w:sz="0" w:space="0" w:color="auto"/>
                                        <w:bottom w:val="none" w:sz="0" w:space="0" w:color="auto"/>
                                        <w:right w:val="none" w:sz="0" w:space="0" w:color="auto"/>
                                      </w:divBdr>
                                      <w:divsChild>
                                        <w:div w:id="16213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999394">
          <w:marLeft w:val="0"/>
          <w:marRight w:val="0"/>
          <w:marTop w:val="0"/>
          <w:marBottom w:val="0"/>
          <w:divBdr>
            <w:top w:val="none" w:sz="0" w:space="0" w:color="auto"/>
            <w:left w:val="none" w:sz="0" w:space="0" w:color="auto"/>
            <w:bottom w:val="none" w:sz="0" w:space="0" w:color="auto"/>
            <w:right w:val="none" w:sz="0" w:space="0" w:color="auto"/>
          </w:divBdr>
          <w:divsChild>
            <w:div w:id="370497898">
              <w:marLeft w:val="0"/>
              <w:marRight w:val="0"/>
              <w:marTop w:val="0"/>
              <w:marBottom w:val="0"/>
              <w:divBdr>
                <w:top w:val="none" w:sz="0" w:space="0" w:color="auto"/>
                <w:left w:val="none" w:sz="0" w:space="0" w:color="auto"/>
                <w:bottom w:val="none" w:sz="0" w:space="0" w:color="auto"/>
                <w:right w:val="none" w:sz="0" w:space="0" w:color="auto"/>
              </w:divBdr>
              <w:divsChild>
                <w:div w:id="1853571427">
                  <w:marLeft w:val="0"/>
                  <w:marRight w:val="0"/>
                  <w:marTop w:val="0"/>
                  <w:marBottom w:val="0"/>
                  <w:divBdr>
                    <w:top w:val="none" w:sz="0" w:space="0" w:color="auto"/>
                    <w:left w:val="none" w:sz="0" w:space="0" w:color="auto"/>
                    <w:bottom w:val="none" w:sz="0" w:space="0" w:color="auto"/>
                    <w:right w:val="none" w:sz="0" w:space="0" w:color="auto"/>
                  </w:divBdr>
                  <w:divsChild>
                    <w:div w:id="1323041431">
                      <w:marLeft w:val="0"/>
                      <w:marRight w:val="0"/>
                      <w:marTop w:val="0"/>
                      <w:marBottom w:val="0"/>
                      <w:divBdr>
                        <w:top w:val="none" w:sz="0" w:space="0" w:color="auto"/>
                        <w:left w:val="none" w:sz="0" w:space="0" w:color="auto"/>
                        <w:bottom w:val="none" w:sz="0" w:space="0" w:color="auto"/>
                        <w:right w:val="none" w:sz="0" w:space="0" w:color="auto"/>
                      </w:divBdr>
                    </w:div>
                    <w:div w:id="18195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22802">
          <w:marLeft w:val="0"/>
          <w:marRight w:val="0"/>
          <w:marTop w:val="0"/>
          <w:marBottom w:val="0"/>
          <w:divBdr>
            <w:top w:val="none" w:sz="0" w:space="0" w:color="auto"/>
            <w:left w:val="none" w:sz="0" w:space="0" w:color="auto"/>
            <w:bottom w:val="none" w:sz="0" w:space="0" w:color="auto"/>
            <w:right w:val="none" w:sz="0" w:space="0" w:color="auto"/>
          </w:divBdr>
          <w:divsChild>
            <w:div w:id="524253206">
              <w:marLeft w:val="0"/>
              <w:marRight w:val="0"/>
              <w:marTop w:val="0"/>
              <w:marBottom w:val="0"/>
              <w:divBdr>
                <w:top w:val="none" w:sz="0" w:space="0" w:color="auto"/>
                <w:left w:val="none" w:sz="0" w:space="0" w:color="auto"/>
                <w:bottom w:val="none" w:sz="0" w:space="0" w:color="auto"/>
                <w:right w:val="none" w:sz="0" w:space="0" w:color="auto"/>
              </w:divBdr>
              <w:divsChild>
                <w:div w:id="1341739702">
                  <w:marLeft w:val="0"/>
                  <w:marRight w:val="0"/>
                  <w:marTop w:val="0"/>
                  <w:marBottom w:val="0"/>
                  <w:divBdr>
                    <w:top w:val="none" w:sz="0" w:space="0" w:color="auto"/>
                    <w:left w:val="none" w:sz="0" w:space="0" w:color="auto"/>
                    <w:bottom w:val="none" w:sz="0" w:space="0" w:color="auto"/>
                    <w:right w:val="none" w:sz="0" w:space="0" w:color="auto"/>
                  </w:divBdr>
                  <w:divsChild>
                    <w:div w:id="1310014844">
                      <w:marLeft w:val="0"/>
                      <w:marRight w:val="0"/>
                      <w:marTop w:val="0"/>
                      <w:marBottom w:val="0"/>
                      <w:divBdr>
                        <w:top w:val="none" w:sz="0" w:space="0" w:color="auto"/>
                        <w:left w:val="none" w:sz="0" w:space="0" w:color="auto"/>
                        <w:bottom w:val="none" w:sz="0" w:space="0" w:color="auto"/>
                        <w:right w:val="none" w:sz="0" w:space="0" w:color="auto"/>
                      </w:divBdr>
                      <w:divsChild>
                        <w:div w:id="1022514377">
                          <w:marLeft w:val="0"/>
                          <w:marRight w:val="0"/>
                          <w:marTop w:val="0"/>
                          <w:marBottom w:val="0"/>
                          <w:divBdr>
                            <w:top w:val="none" w:sz="0" w:space="0" w:color="auto"/>
                            <w:left w:val="none" w:sz="0" w:space="0" w:color="auto"/>
                            <w:bottom w:val="none" w:sz="0" w:space="0" w:color="auto"/>
                            <w:right w:val="none" w:sz="0" w:space="0" w:color="auto"/>
                          </w:divBdr>
                          <w:divsChild>
                            <w:div w:id="2085957490">
                              <w:marLeft w:val="0"/>
                              <w:marRight w:val="0"/>
                              <w:marTop w:val="0"/>
                              <w:marBottom w:val="0"/>
                              <w:divBdr>
                                <w:top w:val="none" w:sz="0" w:space="0" w:color="auto"/>
                                <w:left w:val="none" w:sz="0" w:space="0" w:color="auto"/>
                                <w:bottom w:val="none" w:sz="0" w:space="0" w:color="auto"/>
                                <w:right w:val="none" w:sz="0" w:space="0" w:color="auto"/>
                              </w:divBdr>
                              <w:divsChild>
                                <w:div w:id="836844421">
                                  <w:marLeft w:val="0"/>
                                  <w:marRight w:val="0"/>
                                  <w:marTop w:val="0"/>
                                  <w:marBottom w:val="0"/>
                                  <w:divBdr>
                                    <w:top w:val="none" w:sz="0" w:space="0" w:color="auto"/>
                                    <w:left w:val="none" w:sz="0" w:space="0" w:color="auto"/>
                                    <w:bottom w:val="none" w:sz="0" w:space="0" w:color="auto"/>
                                    <w:right w:val="none" w:sz="0" w:space="0" w:color="auto"/>
                                  </w:divBdr>
                                  <w:divsChild>
                                    <w:div w:id="474613068">
                                      <w:marLeft w:val="0"/>
                                      <w:marRight w:val="0"/>
                                      <w:marTop w:val="0"/>
                                      <w:marBottom w:val="0"/>
                                      <w:divBdr>
                                        <w:top w:val="none" w:sz="0" w:space="0" w:color="auto"/>
                                        <w:left w:val="none" w:sz="0" w:space="0" w:color="auto"/>
                                        <w:bottom w:val="none" w:sz="0" w:space="0" w:color="auto"/>
                                        <w:right w:val="none" w:sz="0" w:space="0" w:color="auto"/>
                                      </w:divBdr>
                                      <w:divsChild>
                                        <w:div w:id="1070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8846062">
      <w:bodyDiv w:val="1"/>
      <w:marLeft w:val="0"/>
      <w:marRight w:val="0"/>
      <w:marTop w:val="0"/>
      <w:marBottom w:val="0"/>
      <w:divBdr>
        <w:top w:val="none" w:sz="0" w:space="0" w:color="auto"/>
        <w:left w:val="none" w:sz="0" w:space="0" w:color="auto"/>
        <w:bottom w:val="none" w:sz="0" w:space="0" w:color="auto"/>
        <w:right w:val="none" w:sz="0" w:space="0" w:color="auto"/>
      </w:divBdr>
      <w:divsChild>
        <w:div w:id="1181510754">
          <w:marLeft w:val="0"/>
          <w:marRight w:val="0"/>
          <w:marTop w:val="0"/>
          <w:marBottom w:val="0"/>
          <w:divBdr>
            <w:top w:val="none" w:sz="0" w:space="0" w:color="auto"/>
            <w:left w:val="none" w:sz="0" w:space="0" w:color="auto"/>
            <w:bottom w:val="none" w:sz="0" w:space="0" w:color="auto"/>
            <w:right w:val="none" w:sz="0" w:space="0" w:color="auto"/>
          </w:divBdr>
          <w:divsChild>
            <w:div w:id="4523680">
              <w:marLeft w:val="0"/>
              <w:marRight w:val="0"/>
              <w:marTop w:val="0"/>
              <w:marBottom w:val="0"/>
              <w:divBdr>
                <w:top w:val="none" w:sz="0" w:space="0" w:color="auto"/>
                <w:left w:val="none" w:sz="0" w:space="0" w:color="auto"/>
                <w:bottom w:val="none" w:sz="0" w:space="0" w:color="auto"/>
                <w:right w:val="none" w:sz="0" w:space="0" w:color="auto"/>
              </w:divBdr>
            </w:div>
            <w:div w:id="66460694">
              <w:marLeft w:val="0"/>
              <w:marRight w:val="0"/>
              <w:marTop w:val="0"/>
              <w:marBottom w:val="0"/>
              <w:divBdr>
                <w:top w:val="none" w:sz="0" w:space="0" w:color="auto"/>
                <w:left w:val="none" w:sz="0" w:space="0" w:color="auto"/>
                <w:bottom w:val="none" w:sz="0" w:space="0" w:color="auto"/>
                <w:right w:val="none" w:sz="0" w:space="0" w:color="auto"/>
              </w:divBdr>
            </w:div>
            <w:div w:id="71125432">
              <w:marLeft w:val="0"/>
              <w:marRight w:val="0"/>
              <w:marTop w:val="0"/>
              <w:marBottom w:val="0"/>
              <w:divBdr>
                <w:top w:val="none" w:sz="0" w:space="0" w:color="auto"/>
                <w:left w:val="none" w:sz="0" w:space="0" w:color="auto"/>
                <w:bottom w:val="none" w:sz="0" w:space="0" w:color="auto"/>
                <w:right w:val="none" w:sz="0" w:space="0" w:color="auto"/>
              </w:divBdr>
            </w:div>
            <w:div w:id="77990663">
              <w:marLeft w:val="0"/>
              <w:marRight w:val="0"/>
              <w:marTop w:val="0"/>
              <w:marBottom w:val="0"/>
              <w:divBdr>
                <w:top w:val="none" w:sz="0" w:space="0" w:color="auto"/>
                <w:left w:val="none" w:sz="0" w:space="0" w:color="auto"/>
                <w:bottom w:val="none" w:sz="0" w:space="0" w:color="auto"/>
                <w:right w:val="none" w:sz="0" w:space="0" w:color="auto"/>
              </w:divBdr>
            </w:div>
            <w:div w:id="162939797">
              <w:marLeft w:val="0"/>
              <w:marRight w:val="0"/>
              <w:marTop w:val="0"/>
              <w:marBottom w:val="0"/>
              <w:divBdr>
                <w:top w:val="none" w:sz="0" w:space="0" w:color="auto"/>
                <w:left w:val="none" w:sz="0" w:space="0" w:color="auto"/>
                <w:bottom w:val="none" w:sz="0" w:space="0" w:color="auto"/>
                <w:right w:val="none" w:sz="0" w:space="0" w:color="auto"/>
              </w:divBdr>
            </w:div>
            <w:div w:id="227112696">
              <w:marLeft w:val="0"/>
              <w:marRight w:val="0"/>
              <w:marTop w:val="0"/>
              <w:marBottom w:val="0"/>
              <w:divBdr>
                <w:top w:val="none" w:sz="0" w:space="0" w:color="auto"/>
                <w:left w:val="none" w:sz="0" w:space="0" w:color="auto"/>
                <w:bottom w:val="none" w:sz="0" w:space="0" w:color="auto"/>
                <w:right w:val="none" w:sz="0" w:space="0" w:color="auto"/>
              </w:divBdr>
            </w:div>
            <w:div w:id="273484668">
              <w:marLeft w:val="0"/>
              <w:marRight w:val="0"/>
              <w:marTop w:val="0"/>
              <w:marBottom w:val="0"/>
              <w:divBdr>
                <w:top w:val="none" w:sz="0" w:space="0" w:color="auto"/>
                <w:left w:val="none" w:sz="0" w:space="0" w:color="auto"/>
                <w:bottom w:val="none" w:sz="0" w:space="0" w:color="auto"/>
                <w:right w:val="none" w:sz="0" w:space="0" w:color="auto"/>
              </w:divBdr>
            </w:div>
            <w:div w:id="279261068">
              <w:marLeft w:val="0"/>
              <w:marRight w:val="0"/>
              <w:marTop w:val="0"/>
              <w:marBottom w:val="0"/>
              <w:divBdr>
                <w:top w:val="none" w:sz="0" w:space="0" w:color="auto"/>
                <w:left w:val="none" w:sz="0" w:space="0" w:color="auto"/>
                <w:bottom w:val="none" w:sz="0" w:space="0" w:color="auto"/>
                <w:right w:val="none" w:sz="0" w:space="0" w:color="auto"/>
              </w:divBdr>
            </w:div>
            <w:div w:id="302856060">
              <w:marLeft w:val="0"/>
              <w:marRight w:val="0"/>
              <w:marTop w:val="0"/>
              <w:marBottom w:val="0"/>
              <w:divBdr>
                <w:top w:val="none" w:sz="0" w:space="0" w:color="auto"/>
                <w:left w:val="none" w:sz="0" w:space="0" w:color="auto"/>
                <w:bottom w:val="none" w:sz="0" w:space="0" w:color="auto"/>
                <w:right w:val="none" w:sz="0" w:space="0" w:color="auto"/>
              </w:divBdr>
            </w:div>
            <w:div w:id="349768620">
              <w:marLeft w:val="0"/>
              <w:marRight w:val="0"/>
              <w:marTop w:val="0"/>
              <w:marBottom w:val="0"/>
              <w:divBdr>
                <w:top w:val="none" w:sz="0" w:space="0" w:color="auto"/>
                <w:left w:val="none" w:sz="0" w:space="0" w:color="auto"/>
                <w:bottom w:val="none" w:sz="0" w:space="0" w:color="auto"/>
                <w:right w:val="none" w:sz="0" w:space="0" w:color="auto"/>
              </w:divBdr>
            </w:div>
            <w:div w:id="351148452">
              <w:marLeft w:val="0"/>
              <w:marRight w:val="0"/>
              <w:marTop w:val="0"/>
              <w:marBottom w:val="0"/>
              <w:divBdr>
                <w:top w:val="none" w:sz="0" w:space="0" w:color="auto"/>
                <w:left w:val="none" w:sz="0" w:space="0" w:color="auto"/>
                <w:bottom w:val="none" w:sz="0" w:space="0" w:color="auto"/>
                <w:right w:val="none" w:sz="0" w:space="0" w:color="auto"/>
              </w:divBdr>
            </w:div>
            <w:div w:id="510681788">
              <w:marLeft w:val="0"/>
              <w:marRight w:val="0"/>
              <w:marTop w:val="0"/>
              <w:marBottom w:val="0"/>
              <w:divBdr>
                <w:top w:val="none" w:sz="0" w:space="0" w:color="auto"/>
                <w:left w:val="none" w:sz="0" w:space="0" w:color="auto"/>
                <w:bottom w:val="none" w:sz="0" w:space="0" w:color="auto"/>
                <w:right w:val="none" w:sz="0" w:space="0" w:color="auto"/>
              </w:divBdr>
            </w:div>
            <w:div w:id="584732514">
              <w:marLeft w:val="0"/>
              <w:marRight w:val="0"/>
              <w:marTop w:val="0"/>
              <w:marBottom w:val="0"/>
              <w:divBdr>
                <w:top w:val="none" w:sz="0" w:space="0" w:color="auto"/>
                <w:left w:val="none" w:sz="0" w:space="0" w:color="auto"/>
                <w:bottom w:val="none" w:sz="0" w:space="0" w:color="auto"/>
                <w:right w:val="none" w:sz="0" w:space="0" w:color="auto"/>
              </w:divBdr>
            </w:div>
            <w:div w:id="614095625">
              <w:marLeft w:val="0"/>
              <w:marRight w:val="0"/>
              <w:marTop w:val="0"/>
              <w:marBottom w:val="0"/>
              <w:divBdr>
                <w:top w:val="none" w:sz="0" w:space="0" w:color="auto"/>
                <w:left w:val="none" w:sz="0" w:space="0" w:color="auto"/>
                <w:bottom w:val="none" w:sz="0" w:space="0" w:color="auto"/>
                <w:right w:val="none" w:sz="0" w:space="0" w:color="auto"/>
              </w:divBdr>
            </w:div>
            <w:div w:id="678772786">
              <w:marLeft w:val="0"/>
              <w:marRight w:val="0"/>
              <w:marTop w:val="0"/>
              <w:marBottom w:val="0"/>
              <w:divBdr>
                <w:top w:val="none" w:sz="0" w:space="0" w:color="auto"/>
                <w:left w:val="none" w:sz="0" w:space="0" w:color="auto"/>
                <w:bottom w:val="none" w:sz="0" w:space="0" w:color="auto"/>
                <w:right w:val="none" w:sz="0" w:space="0" w:color="auto"/>
              </w:divBdr>
            </w:div>
            <w:div w:id="687174225">
              <w:marLeft w:val="0"/>
              <w:marRight w:val="0"/>
              <w:marTop w:val="0"/>
              <w:marBottom w:val="0"/>
              <w:divBdr>
                <w:top w:val="none" w:sz="0" w:space="0" w:color="auto"/>
                <w:left w:val="none" w:sz="0" w:space="0" w:color="auto"/>
                <w:bottom w:val="none" w:sz="0" w:space="0" w:color="auto"/>
                <w:right w:val="none" w:sz="0" w:space="0" w:color="auto"/>
              </w:divBdr>
            </w:div>
            <w:div w:id="688875113">
              <w:marLeft w:val="0"/>
              <w:marRight w:val="0"/>
              <w:marTop w:val="0"/>
              <w:marBottom w:val="0"/>
              <w:divBdr>
                <w:top w:val="none" w:sz="0" w:space="0" w:color="auto"/>
                <w:left w:val="none" w:sz="0" w:space="0" w:color="auto"/>
                <w:bottom w:val="none" w:sz="0" w:space="0" w:color="auto"/>
                <w:right w:val="none" w:sz="0" w:space="0" w:color="auto"/>
              </w:divBdr>
            </w:div>
            <w:div w:id="718289642">
              <w:marLeft w:val="0"/>
              <w:marRight w:val="0"/>
              <w:marTop w:val="0"/>
              <w:marBottom w:val="0"/>
              <w:divBdr>
                <w:top w:val="none" w:sz="0" w:space="0" w:color="auto"/>
                <w:left w:val="none" w:sz="0" w:space="0" w:color="auto"/>
                <w:bottom w:val="none" w:sz="0" w:space="0" w:color="auto"/>
                <w:right w:val="none" w:sz="0" w:space="0" w:color="auto"/>
              </w:divBdr>
            </w:div>
            <w:div w:id="727148410">
              <w:marLeft w:val="0"/>
              <w:marRight w:val="0"/>
              <w:marTop w:val="0"/>
              <w:marBottom w:val="0"/>
              <w:divBdr>
                <w:top w:val="none" w:sz="0" w:space="0" w:color="auto"/>
                <w:left w:val="none" w:sz="0" w:space="0" w:color="auto"/>
                <w:bottom w:val="none" w:sz="0" w:space="0" w:color="auto"/>
                <w:right w:val="none" w:sz="0" w:space="0" w:color="auto"/>
              </w:divBdr>
            </w:div>
            <w:div w:id="873421302">
              <w:marLeft w:val="0"/>
              <w:marRight w:val="0"/>
              <w:marTop w:val="0"/>
              <w:marBottom w:val="0"/>
              <w:divBdr>
                <w:top w:val="none" w:sz="0" w:space="0" w:color="auto"/>
                <w:left w:val="none" w:sz="0" w:space="0" w:color="auto"/>
                <w:bottom w:val="none" w:sz="0" w:space="0" w:color="auto"/>
                <w:right w:val="none" w:sz="0" w:space="0" w:color="auto"/>
              </w:divBdr>
            </w:div>
            <w:div w:id="880553724">
              <w:marLeft w:val="0"/>
              <w:marRight w:val="0"/>
              <w:marTop w:val="0"/>
              <w:marBottom w:val="0"/>
              <w:divBdr>
                <w:top w:val="none" w:sz="0" w:space="0" w:color="auto"/>
                <w:left w:val="none" w:sz="0" w:space="0" w:color="auto"/>
                <w:bottom w:val="none" w:sz="0" w:space="0" w:color="auto"/>
                <w:right w:val="none" w:sz="0" w:space="0" w:color="auto"/>
              </w:divBdr>
            </w:div>
            <w:div w:id="891960397">
              <w:marLeft w:val="0"/>
              <w:marRight w:val="0"/>
              <w:marTop w:val="0"/>
              <w:marBottom w:val="0"/>
              <w:divBdr>
                <w:top w:val="none" w:sz="0" w:space="0" w:color="auto"/>
                <w:left w:val="none" w:sz="0" w:space="0" w:color="auto"/>
                <w:bottom w:val="none" w:sz="0" w:space="0" w:color="auto"/>
                <w:right w:val="none" w:sz="0" w:space="0" w:color="auto"/>
              </w:divBdr>
            </w:div>
            <w:div w:id="919406352">
              <w:marLeft w:val="0"/>
              <w:marRight w:val="0"/>
              <w:marTop w:val="0"/>
              <w:marBottom w:val="0"/>
              <w:divBdr>
                <w:top w:val="none" w:sz="0" w:space="0" w:color="auto"/>
                <w:left w:val="none" w:sz="0" w:space="0" w:color="auto"/>
                <w:bottom w:val="none" w:sz="0" w:space="0" w:color="auto"/>
                <w:right w:val="none" w:sz="0" w:space="0" w:color="auto"/>
              </w:divBdr>
            </w:div>
            <w:div w:id="928537891">
              <w:marLeft w:val="0"/>
              <w:marRight w:val="0"/>
              <w:marTop w:val="0"/>
              <w:marBottom w:val="0"/>
              <w:divBdr>
                <w:top w:val="none" w:sz="0" w:space="0" w:color="auto"/>
                <w:left w:val="none" w:sz="0" w:space="0" w:color="auto"/>
                <w:bottom w:val="none" w:sz="0" w:space="0" w:color="auto"/>
                <w:right w:val="none" w:sz="0" w:space="0" w:color="auto"/>
              </w:divBdr>
            </w:div>
            <w:div w:id="973294688">
              <w:marLeft w:val="0"/>
              <w:marRight w:val="0"/>
              <w:marTop w:val="0"/>
              <w:marBottom w:val="0"/>
              <w:divBdr>
                <w:top w:val="none" w:sz="0" w:space="0" w:color="auto"/>
                <w:left w:val="none" w:sz="0" w:space="0" w:color="auto"/>
                <w:bottom w:val="none" w:sz="0" w:space="0" w:color="auto"/>
                <w:right w:val="none" w:sz="0" w:space="0" w:color="auto"/>
              </w:divBdr>
            </w:div>
            <w:div w:id="976421283">
              <w:marLeft w:val="0"/>
              <w:marRight w:val="0"/>
              <w:marTop w:val="0"/>
              <w:marBottom w:val="0"/>
              <w:divBdr>
                <w:top w:val="none" w:sz="0" w:space="0" w:color="auto"/>
                <w:left w:val="none" w:sz="0" w:space="0" w:color="auto"/>
                <w:bottom w:val="none" w:sz="0" w:space="0" w:color="auto"/>
                <w:right w:val="none" w:sz="0" w:space="0" w:color="auto"/>
              </w:divBdr>
            </w:div>
            <w:div w:id="1046249235">
              <w:marLeft w:val="0"/>
              <w:marRight w:val="0"/>
              <w:marTop w:val="0"/>
              <w:marBottom w:val="0"/>
              <w:divBdr>
                <w:top w:val="none" w:sz="0" w:space="0" w:color="auto"/>
                <w:left w:val="none" w:sz="0" w:space="0" w:color="auto"/>
                <w:bottom w:val="none" w:sz="0" w:space="0" w:color="auto"/>
                <w:right w:val="none" w:sz="0" w:space="0" w:color="auto"/>
              </w:divBdr>
            </w:div>
            <w:div w:id="1084495987">
              <w:marLeft w:val="0"/>
              <w:marRight w:val="0"/>
              <w:marTop w:val="0"/>
              <w:marBottom w:val="0"/>
              <w:divBdr>
                <w:top w:val="none" w:sz="0" w:space="0" w:color="auto"/>
                <w:left w:val="none" w:sz="0" w:space="0" w:color="auto"/>
                <w:bottom w:val="none" w:sz="0" w:space="0" w:color="auto"/>
                <w:right w:val="none" w:sz="0" w:space="0" w:color="auto"/>
              </w:divBdr>
            </w:div>
            <w:div w:id="1110273291">
              <w:marLeft w:val="0"/>
              <w:marRight w:val="0"/>
              <w:marTop w:val="0"/>
              <w:marBottom w:val="0"/>
              <w:divBdr>
                <w:top w:val="none" w:sz="0" w:space="0" w:color="auto"/>
                <w:left w:val="none" w:sz="0" w:space="0" w:color="auto"/>
                <w:bottom w:val="none" w:sz="0" w:space="0" w:color="auto"/>
                <w:right w:val="none" w:sz="0" w:space="0" w:color="auto"/>
              </w:divBdr>
            </w:div>
            <w:div w:id="1128428231">
              <w:marLeft w:val="0"/>
              <w:marRight w:val="0"/>
              <w:marTop w:val="0"/>
              <w:marBottom w:val="0"/>
              <w:divBdr>
                <w:top w:val="none" w:sz="0" w:space="0" w:color="auto"/>
                <w:left w:val="none" w:sz="0" w:space="0" w:color="auto"/>
                <w:bottom w:val="none" w:sz="0" w:space="0" w:color="auto"/>
                <w:right w:val="none" w:sz="0" w:space="0" w:color="auto"/>
              </w:divBdr>
            </w:div>
            <w:div w:id="1141969844">
              <w:marLeft w:val="0"/>
              <w:marRight w:val="0"/>
              <w:marTop w:val="0"/>
              <w:marBottom w:val="0"/>
              <w:divBdr>
                <w:top w:val="none" w:sz="0" w:space="0" w:color="auto"/>
                <w:left w:val="none" w:sz="0" w:space="0" w:color="auto"/>
                <w:bottom w:val="none" w:sz="0" w:space="0" w:color="auto"/>
                <w:right w:val="none" w:sz="0" w:space="0" w:color="auto"/>
              </w:divBdr>
            </w:div>
            <w:div w:id="1217476892">
              <w:marLeft w:val="0"/>
              <w:marRight w:val="0"/>
              <w:marTop w:val="0"/>
              <w:marBottom w:val="0"/>
              <w:divBdr>
                <w:top w:val="none" w:sz="0" w:space="0" w:color="auto"/>
                <w:left w:val="none" w:sz="0" w:space="0" w:color="auto"/>
                <w:bottom w:val="none" w:sz="0" w:space="0" w:color="auto"/>
                <w:right w:val="none" w:sz="0" w:space="0" w:color="auto"/>
              </w:divBdr>
            </w:div>
            <w:div w:id="1241794334">
              <w:marLeft w:val="0"/>
              <w:marRight w:val="0"/>
              <w:marTop w:val="0"/>
              <w:marBottom w:val="0"/>
              <w:divBdr>
                <w:top w:val="none" w:sz="0" w:space="0" w:color="auto"/>
                <w:left w:val="none" w:sz="0" w:space="0" w:color="auto"/>
                <w:bottom w:val="none" w:sz="0" w:space="0" w:color="auto"/>
                <w:right w:val="none" w:sz="0" w:space="0" w:color="auto"/>
              </w:divBdr>
            </w:div>
            <w:div w:id="1331060115">
              <w:marLeft w:val="0"/>
              <w:marRight w:val="0"/>
              <w:marTop w:val="0"/>
              <w:marBottom w:val="0"/>
              <w:divBdr>
                <w:top w:val="none" w:sz="0" w:space="0" w:color="auto"/>
                <w:left w:val="none" w:sz="0" w:space="0" w:color="auto"/>
                <w:bottom w:val="none" w:sz="0" w:space="0" w:color="auto"/>
                <w:right w:val="none" w:sz="0" w:space="0" w:color="auto"/>
              </w:divBdr>
            </w:div>
            <w:div w:id="1416977110">
              <w:marLeft w:val="0"/>
              <w:marRight w:val="0"/>
              <w:marTop w:val="0"/>
              <w:marBottom w:val="0"/>
              <w:divBdr>
                <w:top w:val="none" w:sz="0" w:space="0" w:color="auto"/>
                <w:left w:val="none" w:sz="0" w:space="0" w:color="auto"/>
                <w:bottom w:val="none" w:sz="0" w:space="0" w:color="auto"/>
                <w:right w:val="none" w:sz="0" w:space="0" w:color="auto"/>
              </w:divBdr>
            </w:div>
            <w:div w:id="1481843214">
              <w:marLeft w:val="0"/>
              <w:marRight w:val="0"/>
              <w:marTop w:val="0"/>
              <w:marBottom w:val="0"/>
              <w:divBdr>
                <w:top w:val="none" w:sz="0" w:space="0" w:color="auto"/>
                <w:left w:val="none" w:sz="0" w:space="0" w:color="auto"/>
                <w:bottom w:val="none" w:sz="0" w:space="0" w:color="auto"/>
                <w:right w:val="none" w:sz="0" w:space="0" w:color="auto"/>
              </w:divBdr>
            </w:div>
            <w:div w:id="1497112681">
              <w:marLeft w:val="0"/>
              <w:marRight w:val="0"/>
              <w:marTop w:val="0"/>
              <w:marBottom w:val="0"/>
              <w:divBdr>
                <w:top w:val="none" w:sz="0" w:space="0" w:color="auto"/>
                <w:left w:val="none" w:sz="0" w:space="0" w:color="auto"/>
                <w:bottom w:val="none" w:sz="0" w:space="0" w:color="auto"/>
                <w:right w:val="none" w:sz="0" w:space="0" w:color="auto"/>
              </w:divBdr>
            </w:div>
            <w:div w:id="1555846641">
              <w:marLeft w:val="0"/>
              <w:marRight w:val="0"/>
              <w:marTop w:val="0"/>
              <w:marBottom w:val="0"/>
              <w:divBdr>
                <w:top w:val="none" w:sz="0" w:space="0" w:color="auto"/>
                <w:left w:val="none" w:sz="0" w:space="0" w:color="auto"/>
                <w:bottom w:val="none" w:sz="0" w:space="0" w:color="auto"/>
                <w:right w:val="none" w:sz="0" w:space="0" w:color="auto"/>
              </w:divBdr>
            </w:div>
            <w:div w:id="1680310238">
              <w:marLeft w:val="0"/>
              <w:marRight w:val="0"/>
              <w:marTop w:val="0"/>
              <w:marBottom w:val="0"/>
              <w:divBdr>
                <w:top w:val="none" w:sz="0" w:space="0" w:color="auto"/>
                <w:left w:val="none" w:sz="0" w:space="0" w:color="auto"/>
                <w:bottom w:val="none" w:sz="0" w:space="0" w:color="auto"/>
                <w:right w:val="none" w:sz="0" w:space="0" w:color="auto"/>
              </w:divBdr>
            </w:div>
            <w:div w:id="1690449199">
              <w:marLeft w:val="0"/>
              <w:marRight w:val="0"/>
              <w:marTop w:val="0"/>
              <w:marBottom w:val="0"/>
              <w:divBdr>
                <w:top w:val="none" w:sz="0" w:space="0" w:color="auto"/>
                <w:left w:val="none" w:sz="0" w:space="0" w:color="auto"/>
                <w:bottom w:val="none" w:sz="0" w:space="0" w:color="auto"/>
                <w:right w:val="none" w:sz="0" w:space="0" w:color="auto"/>
              </w:divBdr>
            </w:div>
            <w:div w:id="1694382047">
              <w:marLeft w:val="0"/>
              <w:marRight w:val="0"/>
              <w:marTop w:val="0"/>
              <w:marBottom w:val="0"/>
              <w:divBdr>
                <w:top w:val="none" w:sz="0" w:space="0" w:color="auto"/>
                <w:left w:val="none" w:sz="0" w:space="0" w:color="auto"/>
                <w:bottom w:val="none" w:sz="0" w:space="0" w:color="auto"/>
                <w:right w:val="none" w:sz="0" w:space="0" w:color="auto"/>
              </w:divBdr>
            </w:div>
            <w:div w:id="1726220087">
              <w:marLeft w:val="0"/>
              <w:marRight w:val="0"/>
              <w:marTop w:val="0"/>
              <w:marBottom w:val="0"/>
              <w:divBdr>
                <w:top w:val="none" w:sz="0" w:space="0" w:color="auto"/>
                <w:left w:val="none" w:sz="0" w:space="0" w:color="auto"/>
                <w:bottom w:val="none" w:sz="0" w:space="0" w:color="auto"/>
                <w:right w:val="none" w:sz="0" w:space="0" w:color="auto"/>
              </w:divBdr>
            </w:div>
            <w:div w:id="1751344145">
              <w:marLeft w:val="0"/>
              <w:marRight w:val="0"/>
              <w:marTop w:val="0"/>
              <w:marBottom w:val="0"/>
              <w:divBdr>
                <w:top w:val="none" w:sz="0" w:space="0" w:color="auto"/>
                <w:left w:val="none" w:sz="0" w:space="0" w:color="auto"/>
                <w:bottom w:val="none" w:sz="0" w:space="0" w:color="auto"/>
                <w:right w:val="none" w:sz="0" w:space="0" w:color="auto"/>
              </w:divBdr>
            </w:div>
            <w:div w:id="1757362379">
              <w:marLeft w:val="0"/>
              <w:marRight w:val="0"/>
              <w:marTop w:val="0"/>
              <w:marBottom w:val="0"/>
              <w:divBdr>
                <w:top w:val="none" w:sz="0" w:space="0" w:color="auto"/>
                <w:left w:val="none" w:sz="0" w:space="0" w:color="auto"/>
                <w:bottom w:val="none" w:sz="0" w:space="0" w:color="auto"/>
                <w:right w:val="none" w:sz="0" w:space="0" w:color="auto"/>
              </w:divBdr>
            </w:div>
            <w:div w:id="1761414303">
              <w:marLeft w:val="0"/>
              <w:marRight w:val="0"/>
              <w:marTop w:val="0"/>
              <w:marBottom w:val="0"/>
              <w:divBdr>
                <w:top w:val="none" w:sz="0" w:space="0" w:color="auto"/>
                <w:left w:val="none" w:sz="0" w:space="0" w:color="auto"/>
                <w:bottom w:val="none" w:sz="0" w:space="0" w:color="auto"/>
                <w:right w:val="none" w:sz="0" w:space="0" w:color="auto"/>
              </w:divBdr>
            </w:div>
            <w:div w:id="1800873137">
              <w:marLeft w:val="0"/>
              <w:marRight w:val="0"/>
              <w:marTop w:val="0"/>
              <w:marBottom w:val="0"/>
              <w:divBdr>
                <w:top w:val="none" w:sz="0" w:space="0" w:color="auto"/>
                <w:left w:val="none" w:sz="0" w:space="0" w:color="auto"/>
                <w:bottom w:val="none" w:sz="0" w:space="0" w:color="auto"/>
                <w:right w:val="none" w:sz="0" w:space="0" w:color="auto"/>
              </w:divBdr>
            </w:div>
            <w:div w:id="1907834627">
              <w:marLeft w:val="0"/>
              <w:marRight w:val="0"/>
              <w:marTop w:val="0"/>
              <w:marBottom w:val="0"/>
              <w:divBdr>
                <w:top w:val="none" w:sz="0" w:space="0" w:color="auto"/>
                <w:left w:val="none" w:sz="0" w:space="0" w:color="auto"/>
                <w:bottom w:val="none" w:sz="0" w:space="0" w:color="auto"/>
                <w:right w:val="none" w:sz="0" w:space="0" w:color="auto"/>
              </w:divBdr>
            </w:div>
            <w:div w:id="1912232671">
              <w:marLeft w:val="0"/>
              <w:marRight w:val="0"/>
              <w:marTop w:val="0"/>
              <w:marBottom w:val="0"/>
              <w:divBdr>
                <w:top w:val="none" w:sz="0" w:space="0" w:color="auto"/>
                <w:left w:val="none" w:sz="0" w:space="0" w:color="auto"/>
                <w:bottom w:val="none" w:sz="0" w:space="0" w:color="auto"/>
                <w:right w:val="none" w:sz="0" w:space="0" w:color="auto"/>
              </w:divBdr>
            </w:div>
            <w:div w:id="1940795207">
              <w:marLeft w:val="0"/>
              <w:marRight w:val="0"/>
              <w:marTop w:val="0"/>
              <w:marBottom w:val="0"/>
              <w:divBdr>
                <w:top w:val="none" w:sz="0" w:space="0" w:color="auto"/>
                <w:left w:val="none" w:sz="0" w:space="0" w:color="auto"/>
                <w:bottom w:val="none" w:sz="0" w:space="0" w:color="auto"/>
                <w:right w:val="none" w:sz="0" w:space="0" w:color="auto"/>
              </w:divBdr>
            </w:div>
            <w:div w:id="1954246283">
              <w:marLeft w:val="0"/>
              <w:marRight w:val="0"/>
              <w:marTop w:val="0"/>
              <w:marBottom w:val="0"/>
              <w:divBdr>
                <w:top w:val="none" w:sz="0" w:space="0" w:color="auto"/>
                <w:left w:val="none" w:sz="0" w:space="0" w:color="auto"/>
                <w:bottom w:val="none" w:sz="0" w:space="0" w:color="auto"/>
                <w:right w:val="none" w:sz="0" w:space="0" w:color="auto"/>
              </w:divBdr>
            </w:div>
            <w:div w:id="1978802569">
              <w:marLeft w:val="0"/>
              <w:marRight w:val="0"/>
              <w:marTop w:val="0"/>
              <w:marBottom w:val="0"/>
              <w:divBdr>
                <w:top w:val="none" w:sz="0" w:space="0" w:color="auto"/>
                <w:left w:val="none" w:sz="0" w:space="0" w:color="auto"/>
                <w:bottom w:val="none" w:sz="0" w:space="0" w:color="auto"/>
                <w:right w:val="none" w:sz="0" w:space="0" w:color="auto"/>
              </w:divBdr>
            </w:div>
            <w:div w:id="2030062247">
              <w:marLeft w:val="0"/>
              <w:marRight w:val="0"/>
              <w:marTop w:val="0"/>
              <w:marBottom w:val="0"/>
              <w:divBdr>
                <w:top w:val="none" w:sz="0" w:space="0" w:color="auto"/>
                <w:left w:val="none" w:sz="0" w:space="0" w:color="auto"/>
                <w:bottom w:val="none" w:sz="0" w:space="0" w:color="auto"/>
                <w:right w:val="none" w:sz="0" w:space="0" w:color="auto"/>
              </w:divBdr>
            </w:div>
            <w:div w:id="2041205695">
              <w:marLeft w:val="0"/>
              <w:marRight w:val="0"/>
              <w:marTop w:val="0"/>
              <w:marBottom w:val="0"/>
              <w:divBdr>
                <w:top w:val="none" w:sz="0" w:space="0" w:color="auto"/>
                <w:left w:val="none" w:sz="0" w:space="0" w:color="auto"/>
                <w:bottom w:val="none" w:sz="0" w:space="0" w:color="auto"/>
                <w:right w:val="none" w:sz="0" w:space="0" w:color="auto"/>
              </w:divBdr>
            </w:div>
            <w:div w:id="2043942029">
              <w:marLeft w:val="0"/>
              <w:marRight w:val="0"/>
              <w:marTop w:val="0"/>
              <w:marBottom w:val="0"/>
              <w:divBdr>
                <w:top w:val="none" w:sz="0" w:space="0" w:color="auto"/>
                <w:left w:val="none" w:sz="0" w:space="0" w:color="auto"/>
                <w:bottom w:val="none" w:sz="0" w:space="0" w:color="auto"/>
                <w:right w:val="none" w:sz="0" w:space="0" w:color="auto"/>
              </w:divBdr>
            </w:div>
            <w:div w:id="2067297403">
              <w:marLeft w:val="0"/>
              <w:marRight w:val="0"/>
              <w:marTop w:val="0"/>
              <w:marBottom w:val="0"/>
              <w:divBdr>
                <w:top w:val="none" w:sz="0" w:space="0" w:color="auto"/>
                <w:left w:val="none" w:sz="0" w:space="0" w:color="auto"/>
                <w:bottom w:val="none" w:sz="0" w:space="0" w:color="auto"/>
                <w:right w:val="none" w:sz="0" w:space="0" w:color="auto"/>
              </w:divBdr>
            </w:div>
            <w:div w:id="21360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8927">
      <w:bodyDiv w:val="1"/>
      <w:marLeft w:val="0"/>
      <w:marRight w:val="0"/>
      <w:marTop w:val="0"/>
      <w:marBottom w:val="0"/>
      <w:divBdr>
        <w:top w:val="none" w:sz="0" w:space="0" w:color="auto"/>
        <w:left w:val="none" w:sz="0" w:space="0" w:color="auto"/>
        <w:bottom w:val="none" w:sz="0" w:space="0" w:color="auto"/>
        <w:right w:val="none" w:sz="0" w:space="0" w:color="auto"/>
      </w:divBdr>
      <w:divsChild>
        <w:div w:id="47802823">
          <w:marLeft w:val="0"/>
          <w:marRight w:val="0"/>
          <w:marTop w:val="0"/>
          <w:marBottom w:val="0"/>
          <w:divBdr>
            <w:top w:val="none" w:sz="0" w:space="0" w:color="auto"/>
            <w:left w:val="none" w:sz="0" w:space="0" w:color="auto"/>
            <w:bottom w:val="none" w:sz="0" w:space="0" w:color="auto"/>
            <w:right w:val="none" w:sz="0" w:space="0" w:color="auto"/>
          </w:divBdr>
          <w:divsChild>
            <w:div w:id="260182798">
              <w:marLeft w:val="0"/>
              <w:marRight w:val="0"/>
              <w:marTop w:val="0"/>
              <w:marBottom w:val="0"/>
              <w:divBdr>
                <w:top w:val="none" w:sz="0" w:space="0" w:color="auto"/>
                <w:left w:val="none" w:sz="0" w:space="0" w:color="auto"/>
                <w:bottom w:val="none" w:sz="0" w:space="0" w:color="auto"/>
                <w:right w:val="none" w:sz="0" w:space="0" w:color="auto"/>
              </w:divBdr>
            </w:div>
            <w:div w:id="380447926">
              <w:marLeft w:val="0"/>
              <w:marRight w:val="0"/>
              <w:marTop w:val="0"/>
              <w:marBottom w:val="0"/>
              <w:divBdr>
                <w:top w:val="none" w:sz="0" w:space="0" w:color="auto"/>
                <w:left w:val="none" w:sz="0" w:space="0" w:color="auto"/>
                <w:bottom w:val="none" w:sz="0" w:space="0" w:color="auto"/>
                <w:right w:val="none" w:sz="0" w:space="0" w:color="auto"/>
              </w:divBdr>
            </w:div>
            <w:div w:id="498278415">
              <w:marLeft w:val="0"/>
              <w:marRight w:val="0"/>
              <w:marTop w:val="0"/>
              <w:marBottom w:val="0"/>
              <w:divBdr>
                <w:top w:val="none" w:sz="0" w:space="0" w:color="auto"/>
                <w:left w:val="none" w:sz="0" w:space="0" w:color="auto"/>
                <w:bottom w:val="none" w:sz="0" w:space="0" w:color="auto"/>
                <w:right w:val="none" w:sz="0" w:space="0" w:color="auto"/>
              </w:divBdr>
            </w:div>
            <w:div w:id="556353435">
              <w:marLeft w:val="0"/>
              <w:marRight w:val="0"/>
              <w:marTop w:val="0"/>
              <w:marBottom w:val="0"/>
              <w:divBdr>
                <w:top w:val="none" w:sz="0" w:space="0" w:color="auto"/>
                <w:left w:val="none" w:sz="0" w:space="0" w:color="auto"/>
                <w:bottom w:val="none" w:sz="0" w:space="0" w:color="auto"/>
                <w:right w:val="none" w:sz="0" w:space="0" w:color="auto"/>
              </w:divBdr>
            </w:div>
            <w:div w:id="785660309">
              <w:marLeft w:val="0"/>
              <w:marRight w:val="0"/>
              <w:marTop w:val="0"/>
              <w:marBottom w:val="0"/>
              <w:divBdr>
                <w:top w:val="none" w:sz="0" w:space="0" w:color="auto"/>
                <w:left w:val="none" w:sz="0" w:space="0" w:color="auto"/>
                <w:bottom w:val="none" w:sz="0" w:space="0" w:color="auto"/>
                <w:right w:val="none" w:sz="0" w:space="0" w:color="auto"/>
              </w:divBdr>
            </w:div>
            <w:div w:id="786896271">
              <w:marLeft w:val="0"/>
              <w:marRight w:val="0"/>
              <w:marTop w:val="0"/>
              <w:marBottom w:val="0"/>
              <w:divBdr>
                <w:top w:val="none" w:sz="0" w:space="0" w:color="auto"/>
                <w:left w:val="none" w:sz="0" w:space="0" w:color="auto"/>
                <w:bottom w:val="none" w:sz="0" w:space="0" w:color="auto"/>
                <w:right w:val="none" w:sz="0" w:space="0" w:color="auto"/>
              </w:divBdr>
            </w:div>
            <w:div w:id="1147430833">
              <w:marLeft w:val="0"/>
              <w:marRight w:val="0"/>
              <w:marTop w:val="0"/>
              <w:marBottom w:val="0"/>
              <w:divBdr>
                <w:top w:val="none" w:sz="0" w:space="0" w:color="auto"/>
                <w:left w:val="none" w:sz="0" w:space="0" w:color="auto"/>
                <w:bottom w:val="none" w:sz="0" w:space="0" w:color="auto"/>
                <w:right w:val="none" w:sz="0" w:space="0" w:color="auto"/>
              </w:divBdr>
            </w:div>
            <w:div w:id="1732727433">
              <w:marLeft w:val="0"/>
              <w:marRight w:val="0"/>
              <w:marTop w:val="0"/>
              <w:marBottom w:val="0"/>
              <w:divBdr>
                <w:top w:val="none" w:sz="0" w:space="0" w:color="auto"/>
                <w:left w:val="none" w:sz="0" w:space="0" w:color="auto"/>
                <w:bottom w:val="none" w:sz="0" w:space="0" w:color="auto"/>
                <w:right w:val="none" w:sz="0" w:space="0" w:color="auto"/>
              </w:divBdr>
            </w:div>
            <w:div w:id="1844976693">
              <w:marLeft w:val="0"/>
              <w:marRight w:val="0"/>
              <w:marTop w:val="0"/>
              <w:marBottom w:val="0"/>
              <w:divBdr>
                <w:top w:val="none" w:sz="0" w:space="0" w:color="auto"/>
                <w:left w:val="none" w:sz="0" w:space="0" w:color="auto"/>
                <w:bottom w:val="none" w:sz="0" w:space="0" w:color="auto"/>
                <w:right w:val="none" w:sz="0" w:space="0" w:color="auto"/>
              </w:divBdr>
            </w:div>
            <w:div w:id="20330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7409">
      <w:bodyDiv w:val="1"/>
      <w:marLeft w:val="0"/>
      <w:marRight w:val="0"/>
      <w:marTop w:val="0"/>
      <w:marBottom w:val="0"/>
      <w:divBdr>
        <w:top w:val="none" w:sz="0" w:space="0" w:color="auto"/>
        <w:left w:val="none" w:sz="0" w:space="0" w:color="auto"/>
        <w:bottom w:val="none" w:sz="0" w:space="0" w:color="auto"/>
        <w:right w:val="none" w:sz="0" w:space="0" w:color="auto"/>
      </w:divBdr>
    </w:div>
    <w:div w:id="582111594">
      <w:bodyDiv w:val="1"/>
      <w:marLeft w:val="0"/>
      <w:marRight w:val="0"/>
      <w:marTop w:val="0"/>
      <w:marBottom w:val="0"/>
      <w:divBdr>
        <w:top w:val="none" w:sz="0" w:space="0" w:color="auto"/>
        <w:left w:val="none" w:sz="0" w:space="0" w:color="auto"/>
        <w:bottom w:val="none" w:sz="0" w:space="0" w:color="auto"/>
        <w:right w:val="none" w:sz="0" w:space="0" w:color="auto"/>
      </w:divBdr>
    </w:div>
    <w:div w:id="833497667">
      <w:bodyDiv w:val="1"/>
      <w:marLeft w:val="0"/>
      <w:marRight w:val="0"/>
      <w:marTop w:val="0"/>
      <w:marBottom w:val="0"/>
      <w:divBdr>
        <w:top w:val="none" w:sz="0" w:space="0" w:color="auto"/>
        <w:left w:val="none" w:sz="0" w:space="0" w:color="auto"/>
        <w:bottom w:val="none" w:sz="0" w:space="0" w:color="auto"/>
        <w:right w:val="none" w:sz="0" w:space="0" w:color="auto"/>
      </w:divBdr>
      <w:divsChild>
        <w:div w:id="1702822496">
          <w:marLeft w:val="0"/>
          <w:marRight w:val="0"/>
          <w:marTop w:val="0"/>
          <w:marBottom w:val="0"/>
          <w:divBdr>
            <w:top w:val="none" w:sz="0" w:space="0" w:color="auto"/>
            <w:left w:val="none" w:sz="0" w:space="0" w:color="auto"/>
            <w:bottom w:val="none" w:sz="0" w:space="0" w:color="auto"/>
            <w:right w:val="none" w:sz="0" w:space="0" w:color="auto"/>
          </w:divBdr>
          <w:divsChild>
            <w:div w:id="105320631">
              <w:marLeft w:val="0"/>
              <w:marRight w:val="0"/>
              <w:marTop w:val="0"/>
              <w:marBottom w:val="0"/>
              <w:divBdr>
                <w:top w:val="none" w:sz="0" w:space="0" w:color="auto"/>
                <w:left w:val="none" w:sz="0" w:space="0" w:color="auto"/>
                <w:bottom w:val="none" w:sz="0" w:space="0" w:color="auto"/>
                <w:right w:val="none" w:sz="0" w:space="0" w:color="auto"/>
              </w:divBdr>
            </w:div>
            <w:div w:id="155920688">
              <w:marLeft w:val="0"/>
              <w:marRight w:val="0"/>
              <w:marTop w:val="0"/>
              <w:marBottom w:val="0"/>
              <w:divBdr>
                <w:top w:val="none" w:sz="0" w:space="0" w:color="auto"/>
                <w:left w:val="none" w:sz="0" w:space="0" w:color="auto"/>
                <w:bottom w:val="none" w:sz="0" w:space="0" w:color="auto"/>
                <w:right w:val="none" w:sz="0" w:space="0" w:color="auto"/>
              </w:divBdr>
            </w:div>
            <w:div w:id="385420484">
              <w:marLeft w:val="0"/>
              <w:marRight w:val="0"/>
              <w:marTop w:val="0"/>
              <w:marBottom w:val="0"/>
              <w:divBdr>
                <w:top w:val="none" w:sz="0" w:space="0" w:color="auto"/>
                <w:left w:val="none" w:sz="0" w:space="0" w:color="auto"/>
                <w:bottom w:val="none" w:sz="0" w:space="0" w:color="auto"/>
                <w:right w:val="none" w:sz="0" w:space="0" w:color="auto"/>
              </w:divBdr>
            </w:div>
            <w:div w:id="467209377">
              <w:marLeft w:val="0"/>
              <w:marRight w:val="0"/>
              <w:marTop w:val="0"/>
              <w:marBottom w:val="0"/>
              <w:divBdr>
                <w:top w:val="none" w:sz="0" w:space="0" w:color="auto"/>
                <w:left w:val="none" w:sz="0" w:space="0" w:color="auto"/>
                <w:bottom w:val="none" w:sz="0" w:space="0" w:color="auto"/>
                <w:right w:val="none" w:sz="0" w:space="0" w:color="auto"/>
              </w:divBdr>
            </w:div>
            <w:div w:id="475071909">
              <w:marLeft w:val="0"/>
              <w:marRight w:val="0"/>
              <w:marTop w:val="0"/>
              <w:marBottom w:val="0"/>
              <w:divBdr>
                <w:top w:val="none" w:sz="0" w:space="0" w:color="auto"/>
                <w:left w:val="none" w:sz="0" w:space="0" w:color="auto"/>
                <w:bottom w:val="none" w:sz="0" w:space="0" w:color="auto"/>
                <w:right w:val="none" w:sz="0" w:space="0" w:color="auto"/>
              </w:divBdr>
            </w:div>
            <w:div w:id="478806839">
              <w:marLeft w:val="0"/>
              <w:marRight w:val="0"/>
              <w:marTop w:val="0"/>
              <w:marBottom w:val="0"/>
              <w:divBdr>
                <w:top w:val="none" w:sz="0" w:space="0" w:color="auto"/>
                <w:left w:val="none" w:sz="0" w:space="0" w:color="auto"/>
                <w:bottom w:val="none" w:sz="0" w:space="0" w:color="auto"/>
                <w:right w:val="none" w:sz="0" w:space="0" w:color="auto"/>
              </w:divBdr>
            </w:div>
            <w:div w:id="489979664">
              <w:marLeft w:val="0"/>
              <w:marRight w:val="0"/>
              <w:marTop w:val="0"/>
              <w:marBottom w:val="0"/>
              <w:divBdr>
                <w:top w:val="none" w:sz="0" w:space="0" w:color="auto"/>
                <w:left w:val="none" w:sz="0" w:space="0" w:color="auto"/>
                <w:bottom w:val="none" w:sz="0" w:space="0" w:color="auto"/>
                <w:right w:val="none" w:sz="0" w:space="0" w:color="auto"/>
              </w:divBdr>
            </w:div>
            <w:div w:id="534923670">
              <w:marLeft w:val="0"/>
              <w:marRight w:val="0"/>
              <w:marTop w:val="0"/>
              <w:marBottom w:val="0"/>
              <w:divBdr>
                <w:top w:val="none" w:sz="0" w:space="0" w:color="auto"/>
                <w:left w:val="none" w:sz="0" w:space="0" w:color="auto"/>
                <w:bottom w:val="none" w:sz="0" w:space="0" w:color="auto"/>
                <w:right w:val="none" w:sz="0" w:space="0" w:color="auto"/>
              </w:divBdr>
            </w:div>
            <w:div w:id="645862597">
              <w:marLeft w:val="0"/>
              <w:marRight w:val="0"/>
              <w:marTop w:val="0"/>
              <w:marBottom w:val="0"/>
              <w:divBdr>
                <w:top w:val="none" w:sz="0" w:space="0" w:color="auto"/>
                <w:left w:val="none" w:sz="0" w:space="0" w:color="auto"/>
                <w:bottom w:val="none" w:sz="0" w:space="0" w:color="auto"/>
                <w:right w:val="none" w:sz="0" w:space="0" w:color="auto"/>
              </w:divBdr>
            </w:div>
            <w:div w:id="717508838">
              <w:marLeft w:val="0"/>
              <w:marRight w:val="0"/>
              <w:marTop w:val="0"/>
              <w:marBottom w:val="0"/>
              <w:divBdr>
                <w:top w:val="none" w:sz="0" w:space="0" w:color="auto"/>
                <w:left w:val="none" w:sz="0" w:space="0" w:color="auto"/>
                <w:bottom w:val="none" w:sz="0" w:space="0" w:color="auto"/>
                <w:right w:val="none" w:sz="0" w:space="0" w:color="auto"/>
              </w:divBdr>
            </w:div>
            <w:div w:id="752773900">
              <w:marLeft w:val="0"/>
              <w:marRight w:val="0"/>
              <w:marTop w:val="0"/>
              <w:marBottom w:val="0"/>
              <w:divBdr>
                <w:top w:val="none" w:sz="0" w:space="0" w:color="auto"/>
                <w:left w:val="none" w:sz="0" w:space="0" w:color="auto"/>
                <w:bottom w:val="none" w:sz="0" w:space="0" w:color="auto"/>
                <w:right w:val="none" w:sz="0" w:space="0" w:color="auto"/>
              </w:divBdr>
            </w:div>
            <w:div w:id="770659461">
              <w:marLeft w:val="0"/>
              <w:marRight w:val="0"/>
              <w:marTop w:val="0"/>
              <w:marBottom w:val="0"/>
              <w:divBdr>
                <w:top w:val="none" w:sz="0" w:space="0" w:color="auto"/>
                <w:left w:val="none" w:sz="0" w:space="0" w:color="auto"/>
                <w:bottom w:val="none" w:sz="0" w:space="0" w:color="auto"/>
                <w:right w:val="none" w:sz="0" w:space="0" w:color="auto"/>
              </w:divBdr>
            </w:div>
            <w:div w:id="925722450">
              <w:marLeft w:val="0"/>
              <w:marRight w:val="0"/>
              <w:marTop w:val="0"/>
              <w:marBottom w:val="0"/>
              <w:divBdr>
                <w:top w:val="none" w:sz="0" w:space="0" w:color="auto"/>
                <w:left w:val="none" w:sz="0" w:space="0" w:color="auto"/>
                <w:bottom w:val="none" w:sz="0" w:space="0" w:color="auto"/>
                <w:right w:val="none" w:sz="0" w:space="0" w:color="auto"/>
              </w:divBdr>
            </w:div>
            <w:div w:id="971910933">
              <w:marLeft w:val="0"/>
              <w:marRight w:val="0"/>
              <w:marTop w:val="0"/>
              <w:marBottom w:val="0"/>
              <w:divBdr>
                <w:top w:val="none" w:sz="0" w:space="0" w:color="auto"/>
                <w:left w:val="none" w:sz="0" w:space="0" w:color="auto"/>
                <w:bottom w:val="none" w:sz="0" w:space="0" w:color="auto"/>
                <w:right w:val="none" w:sz="0" w:space="0" w:color="auto"/>
              </w:divBdr>
            </w:div>
            <w:div w:id="1150487076">
              <w:marLeft w:val="0"/>
              <w:marRight w:val="0"/>
              <w:marTop w:val="0"/>
              <w:marBottom w:val="0"/>
              <w:divBdr>
                <w:top w:val="none" w:sz="0" w:space="0" w:color="auto"/>
                <w:left w:val="none" w:sz="0" w:space="0" w:color="auto"/>
                <w:bottom w:val="none" w:sz="0" w:space="0" w:color="auto"/>
                <w:right w:val="none" w:sz="0" w:space="0" w:color="auto"/>
              </w:divBdr>
            </w:div>
            <w:div w:id="1183474718">
              <w:marLeft w:val="0"/>
              <w:marRight w:val="0"/>
              <w:marTop w:val="0"/>
              <w:marBottom w:val="0"/>
              <w:divBdr>
                <w:top w:val="none" w:sz="0" w:space="0" w:color="auto"/>
                <w:left w:val="none" w:sz="0" w:space="0" w:color="auto"/>
                <w:bottom w:val="none" w:sz="0" w:space="0" w:color="auto"/>
                <w:right w:val="none" w:sz="0" w:space="0" w:color="auto"/>
              </w:divBdr>
            </w:div>
            <w:div w:id="1315253385">
              <w:marLeft w:val="0"/>
              <w:marRight w:val="0"/>
              <w:marTop w:val="0"/>
              <w:marBottom w:val="0"/>
              <w:divBdr>
                <w:top w:val="none" w:sz="0" w:space="0" w:color="auto"/>
                <w:left w:val="none" w:sz="0" w:space="0" w:color="auto"/>
                <w:bottom w:val="none" w:sz="0" w:space="0" w:color="auto"/>
                <w:right w:val="none" w:sz="0" w:space="0" w:color="auto"/>
              </w:divBdr>
            </w:div>
            <w:div w:id="1338072218">
              <w:marLeft w:val="0"/>
              <w:marRight w:val="0"/>
              <w:marTop w:val="0"/>
              <w:marBottom w:val="0"/>
              <w:divBdr>
                <w:top w:val="none" w:sz="0" w:space="0" w:color="auto"/>
                <w:left w:val="none" w:sz="0" w:space="0" w:color="auto"/>
                <w:bottom w:val="none" w:sz="0" w:space="0" w:color="auto"/>
                <w:right w:val="none" w:sz="0" w:space="0" w:color="auto"/>
              </w:divBdr>
            </w:div>
            <w:div w:id="1399938414">
              <w:marLeft w:val="0"/>
              <w:marRight w:val="0"/>
              <w:marTop w:val="0"/>
              <w:marBottom w:val="0"/>
              <w:divBdr>
                <w:top w:val="none" w:sz="0" w:space="0" w:color="auto"/>
                <w:left w:val="none" w:sz="0" w:space="0" w:color="auto"/>
                <w:bottom w:val="none" w:sz="0" w:space="0" w:color="auto"/>
                <w:right w:val="none" w:sz="0" w:space="0" w:color="auto"/>
              </w:divBdr>
            </w:div>
            <w:div w:id="1648045174">
              <w:marLeft w:val="0"/>
              <w:marRight w:val="0"/>
              <w:marTop w:val="0"/>
              <w:marBottom w:val="0"/>
              <w:divBdr>
                <w:top w:val="none" w:sz="0" w:space="0" w:color="auto"/>
                <w:left w:val="none" w:sz="0" w:space="0" w:color="auto"/>
                <w:bottom w:val="none" w:sz="0" w:space="0" w:color="auto"/>
                <w:right w:val="none" w:sz="0" w:space="0" w:color="auto"/>
              </w:divBdr>
            </w:div>
            <w:div w:id="1688823570">
              <w:marLeft w:val="0"/>
              <w:marRight w:val="0"/>
              <w:marTop w:val="0"/>
              <w:marBottom w:val="0"/>
              <w:divBdr>
                <w:top w:val="none" w:sz="0" w:space="0" w:color="auto"/>
                <w:left w:val="none" w:sz="0" w:space="0" w:color="auto"/>
                <w:bottom w:val="none" w:sz="0" w:space="0" w:color="auto"/>
                <w:right w:val="none" w:sz="0" w:space="0" w:color="auto"/>
              </w:divBdr>
            </w:div>
            <w:div w:id="1745956540">
              <w:marLeft w:val="0"/>
              <w:marRight w:val="0"/>
              <w:marTop w:val="0"/>
              <w:marBottom w:val="0"/>
              <w:divBdr>
                <w:top w:val="none" w:sz="0" w:space="0" w:color="auto"/>
                <w:left w:val="none" w:sz="0" w:space="0" w:color="auto"/>
                <w:bottom w:val="none" w:sz="0" w:space="0" w:color="auto"/>
                <w:right w:val="none" w:sz="0" w:space="0" w:color="auto"/>
              </w:divBdr>
            </w:div>
            <w:div w:id="1769154857">
              <w:marLeft w:val="0"/>
              <w:marRight w:val="0"/>
              <w:marTop w:val="0"/>
              <w:marBottom w:val="0"/>
              <w:divBdr>
                <w:top w:val="none" w:sz="0" w:space="0" w:color="auto"/>
                <w:left w:val="none" w:sz="0" w:space="0" w:color="auto"/>
                <w:bottom w:val="none" w:sz="0" w:space="0" w:color="auto"/>
                <w:right w:val="none" w:sz="0" w:space="0" w:color="auto"/>
              </w:divBdr>
            </w:div>
            <w:div w:id="20112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9093">
      <w:bodyDiv w:val="1"/>
      <w:marLeft w:val="0"/>
      <w:marRight w:val="0"/>
      <w:marTop w:val="0"/>
      <w:marBottom w:val="0"/>
      <w:divBdr>
        <w:top w:val="none" w:sz="0" w:space="0" w:color="auto"/>
        <w:left w:val="none" w:sz="0" w:space="0" w:color="auto"/>
        <w:bottom w:val="none" w:sz="0" w:space="0" w:color="auto"/>
        <w:right w:val="none" w:sz="0" w:space="0" w:color="auto"/>
      </w:divBdr>
      <w:divsChild>
        <w:div w:id="1507161888">
          <w:marLeft w:val="0"/>
          <w:marRight w:val="0"/>
          <w:marTop w:val="0"/>
          <w:marBottom w:val="0"/>
          <w:divBdr>
            <w:top w:val="none" w:sz="0" w:space="0" w:color="auto"/>
            <w:left w:val="none" w:sz="0" w:space="0" w:color="auto"/>
            <w:bottom w:val="none" w:sz="0" w:space="0" w:color="auto"/>
            <w:right w:val="none" w:sz="0" w:space="0" w:color="auto"/>
          </w:divBdr>
          <w:divsChild>
            <w:div w:id="2976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7809">
      <w:bodyDiv w:val="1"/>
      <w:marLeft w:val="0"/>
      <w:marRight w:val="0"/>
      <w:marTop w:val="0"/>
      <w:marBottom w:val="0"/>
      <w:divBdr>
        <w:top w:val="none" w:sz="0" w:space="0" w:color="auto"/>
        <w:left w:val="none" w:sz="0" w:space="0" w:color="auto"/>
        <w:bottom w:val="none" w:sz="0" w:space="0" w:color="auto"/>
        <w:right w:val="none" w:sz="0" w:space="0" w:color="auto"/>
      </w:divBdr>
    </w:div>
    <w:div w:id="934896070">
      <w:bodyDiv w:val="1"/>
      <w:marLeft w:val="0"/>
      <w:marRight w:val="0"/>
      <w:marTop w:val="0"/>
      <w:marBottom w:val="0"/>
      <w:divBdr>
        <w:top w:val="none" w:sz="0" w:space="0" w:color="auto"/>
        <w:left w:val="none" w:sz="0" w:space="0" w:color="auto"/>
        <w:bottom w:val="none" w:sz="0" w:space="0" w:color="auto"/>
        <w:right w:val="none" w:sz="0" w:space="0" w:color="auto"/>
      </w:divBdr>
    </w:div>
    <w:div w:id="1004362799">
      <w:bodyDiv w:val="1"/>
      <w:marLeft w:val="0"/>
      <w:marRight w:val="0"/>
      <w:marTop w:val="0"/>
      <w:marBottom w:val="0"/>
      <w:divBdr>
        <w:top w:val="none" w:sz="0" w:space="0" w:color="auto"/>
        <w:left w:val="none" w:sz="0" w:space="0" w:color="auto"/>
        <w:bottom w:val="none" w:sz="0" w:space="0" w:color="auto"/>
        <w:right w:val="none" w:sz="0" w:space="0" w:color="auto"/>
      </w:divBdr>
    </w:div>
    <w:div w:id="1105265785">
      <w:bodyDiv w:val="1"/>
      <w:marLeft w:val="0"/>
      <w:marRight w:val="0"/>
      <w:marTop w:val="0"/>
      <w:marBottom w:val="0"/>
      <w:divBdr>
        <w:top w:val="none" w:sz="0" w:space="0" w:color="auto"/>
        <w:left w:val="none" w:sz="0" w:space="0" w:color="auto"/>
        <w:bottom w:val="none" w:sz="0" w:space="0" w:color="auto"/>
        <w:right w:val="none" w:sz="0" w:space="0" w:color="auto"/>
      </w:divBdr>
    </w:div>
    <w:div w:id="1134714596">
      <w:bodyDiv w:val="1"/>
      <w:marLeft w:val="0"/>
      <w:marRight w:val="0"/>
      <w:marTop w:val="0"/>
      <w:marBottom w:val="0"/>
      <w:divBdr>
        <w:top w:val="none" w:sz="0" w:space="0" w:color="auto"/>
        <w:left w:val="none" w:sz="0" w:space="0" w:color="auto"/>
        <w:bottom w:val="none" w:sz="0" w:space="0" w:color="auto"/>
        <w:right w:val="none" w:sz="0" w:space="0" w:color="auto"/>
      </w:divBdr>
      <w:divsChild>
        <w:div w:id="2141993533">
          <w:marLeft w:val="0"/>
          <w:marRight w:val="0"/>
          <w:marTop w:val="0"/>
          <w:marBottom w:val="0"/>
          <w:divBdr>
            <w:top w:val="none" w:sz="0" w:space="0" w:color="auto"/>
            <w:left w:val="none" w:sz="0" w:space="0" w:color="auto"/>
            <w:bottom w:val="none" w:sz="0" w:space="0" w:color="auto"/>
            <w:right w:val="none" w:sz="0" w:space="0" w:color="auto"/>
          </w:divBdr>
          <w:divsChild>
            <w:div w:id="1201674972">
              <w:marLeft w:val="0"/>
              <w:marRight w:val="0"/>
              <w:marTop w:val="0"/>
              <w:marBottom w:val="0"/>
              <w:divBdr>
                <w:top w:val="none" w:sz="0" w:space="0" w:color="auto"/>
                <w:left w:val="none" w:sz="0" w:space="0" w:color="auto"/>
                <w:bottom w:val="none" w:sz="0" w:space="0" w:color="auto"/>
                <w:right w:val="none" w:sz="0" w:space="0" w:color="auto"/>
              </w:divBdr>
            </w:div>
            <w:div w:id="1811245578">
              <w:marLeft w:val="0"/>
              <w:marRight w:val="0"/>
              <w:marTop w:val="0"/>
              <w:marBottom w:val="0"/>
              <w:divBdr>
                <w:top w:val="none" w:sz="0" w:space="0" w:color="auto"/>
                <w:left w:val="none" w:sz="0" w:space="0" w:color="auto"/>
                <w:bottom w:val="none" w:sz="0" w:space="0" w:color="auto"/>
                <w:right w:val="none" w:sz="0" w:space="0" w:color="auto"/>
              </w:divBdr>
            </w:div>
            <w:div w:id="1010907080">
              <w:marLeft w:val="0"/>
              <w:marRight w:val="0"/>
              <w:marTop w:val="0"/>
              <w:marBottom w:val="0"/>
              <w:divBdr>
                <w:top w:val="none" w:sz="0" w:space="0" w:color="auto"/>
                <w:left w:val="none" w:sz="0" w:space="0" w:color="auto"/>
                <w:bottom w:val="none" w:sz="0" w:space="0" w:color="auto"/>
                <w:right w:val="none" w:sz="0" w:space="0" w:color="auto"/>
              </w:divBdr>
            </w:div>
            <w:div w:id="413166267">
              <w:marLeft w:val="0"/>
              <w:marRight w:val="0"/>
              <w:marTop w:val="0"/>
              <w:marBottom w:val="0"/>
              <w:divBdr>
                <w:top w:val="none" w:sz="0" w:space="0" w:color="auto"/>
                <w:left w:val="none" w:sz="0" w:space="0" w:color="auto"/>
                <w:bottom w:val="none" w:sz="0" w:space="0" w:color="auto"/>
                <w:right w:val="none" w:sz="0" w:space="0" w:color="auto"/>
              </w:divBdr>
            </w:div>
            <w:div w:id="1057359021">
              <w:marLeft w:val="0"/>
              <w:marRight w:val="0"/>
              <w:marTop w:val="0"/>
              <w:marBottom w:val="0"/>
              <w:divBdr>
                <w:top w:val="none" w:sz="0" w:space="0" w:color="auto"/>
                <w:left w:val="none" w:sz="0" w:space="0" w:color="auto"/>
                <w:bottom w:val="none" w:sz="0" w:space="0" w:color="auto"/>
                <w:right w:val="none" w:sz="0" w:space="0" w:color="auto"/>
              </w:divBdr>
            </w:div>
            <w:div w:id="1730304524">
              <w:marLeft w:val="0"/>
              <w:marRight w:val="0"/>
              <w:marTop w:val="0"/>
              <w:marBottom w:val="0"/>
              <w:divBdr>
                <w:top w:val="none" w:sz="0" w:space="0" w:color="auto"/>
                <w:left w:val="none" w:sz="0" w:space="0" w:color="auto"/>
                <w:bottom w:val="none" w:sz="0" w:space="0" w:color="auto"/>
                <w:right w:val="none" w:sz="0" w:space="0" w:color="auto"/>
              </w:divBdr>
            </w:div>
            <w:div w:id="793409042">
              <w:marLeft w:val="0"/>
              <w:marRight w:val="0"/>
              <w:marTop w:val="0"/>
              <w:marBottom w:val="0"/>
              <w:divBdr>
                <w:top w:val="none" w:sz="0" w:space="0" w:color="auto"/>
                <w:left w:val="none" w:sz="0" w:space="0" w:color="auto"/>
                <w:bottom w:val="none" w:sz="0" w:space="0" w:color="auto"/>
                <w:right w:val="none" w:sz="0" w:space="0" w:color="auto"/>
              </w:divBdr>
            </w:div>
            <w:div w:id="797184869">
              <w:marLeft w:val="0"/>
              <w:marRight w:val="0"/>
              <w:marTop w:val="0"/>
              <w:marBottom w:val="0"/>
              <w:divBdr>
                <w:top w:val="none" w:sz="0" w:space="0" w:color="auto"/>
                <w:left w:val="none" w:sz="0" w:space="0" w:color="auto"/>
                <w:bottom w:val="none" w:sz="0" w:space="0" w:color="auto"/>
                <w:right w:val="none" w:sz="0" w:space="0" w:color="auto"/>
              </w:divBdr>
            </w:div>
            <w:div w:id="240333752">
              <w:marLeft w:val="0"/>
              <w:marRight w:val="0"/>
              <w:marTop w:val="0"/>
              <w:marBottom w:val="0"/>
              <w:divBdr>
                <w:top w:val="none" w:sz="0" w:space="0" w:color="auto"/>
                <w:left w:val="none" w:sz="0" w:space="0" w:color="auto"/>
                <w:bottom w:val="none" w:sz="0" w:space="0" w:color="auto"/>
                <w:right w:val="none" w:sz="0" w:space="0" w:color="auto"/>
              </w:divBdr>
            </w:div>
            <w:div w:id="978730090">
              <w:marLeft w:val="0"/>
              <w:marRight w:val="0"/>
              <w:marTop w:val="0"/>
              <w:marBottom w:val="0"/>
              <w:divBdr>
                <w:top w:val="none" w:sz="0" w:space="0" w:color="auto"/>
                <w:left w:val="none" w:sz="0" w:space="0" w:color="auto"/>
                <w:bottom w:val="none" w:sz="0" w:space="0" w:color="auto"/>
                <w:right w:val="none" w:sz="0" w:space="0" w:color="auto"/>
              </w:divBdr>
            </w:div>
            <w:div w:id="1196313103">
              <w:marLeft w:val="0"/>
              <w:marRight w:val="0"/>
              <w:marTop w:val="0"/>
              <w:marBottom w:val="0"/>
              <w:divBdr>
                <w:top w:val="none" w:sz="0" w:space="0" w:color="auto"/>
                <w:left w:val="none" w:sz="0" w:space="0" w:color="auto"/>
                <w:bottom w:val="none" w:sz="0" w:space="0" w:color="auto"/>
                <w:right w:val="none" w:sz="0" w:space="0" w:color="auto"/>
              </w:divBdr>
            </w:div>
            <w:div w:id="1376924041">
              <w:marLeft w:val="0"/>
              <w:marRight w:val="0"/>
              <w:marTop w:val="0"/>
              <w:marBottom w:val="0"/>
              <w:divBdr>
                <w:top w:val="none" w:sz="0" w:space="0" w:color="auto"/>
                <w:left w:val="none" w:sz="0" w:space="0" w:color="auto"/>
                <w:bottom w:val="none" w:sz="0" w:space="0" w:color="auto"/>
                <w:right w:val="none" w:sz="0" w:space="0" w:color="auto"/>
              </w:divBdr>
            </w:div>
            <w:div w:id="163429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5066">
      <w:bodyDiv w:val="1"/>
      <w:marLeft w:val="0"/>
      <w:marRight w:val="0"/>
      <w:marTop w:val="0"/>
      <w:marBottom w:val="0"/>
      <w:divBdr>
        <w:top w:val="none" w:sz="0" w:space="0" w:color="auto"/>
        <w:left w:val="none" w:sz="0" w:space="0" w:color="auto"/>
        <w:bottom w:val="none" w:sz="0" w:space="0" w:color="auto"/>
        <w:right w:val="none" w:sz="0" w:space="0" w:color="auto"/>
      </w:divBdr>
      <w:divsChild>
        <w:div w:id="444009244">
          <w:marLeft w:val="0"/>
          <w:marRight w:val="0"/>
          <w:marTop w:val="0"/>
          <w:marBottom w:val="0"/>
          <w:divBdr>
            <w:top w:val="none" w:sz="0" w:space="0" w:color="auto"/>
            <w:left w:val="none" w:sz="0" w:space="0" w:color="auto"/>
            <w:bottom w:val="none" w:sz="0" w:space="0" w:color="auto"/>
            <w:right w:val="none" w:sz="0" w:space="0" w:color="auto"/>
          </w:divBdr>
          <w:divsChild>
            <w:div w:id="9570922">
              <w:marLeft w:val="0"/>
              <w:marRight w:val="0"/>
              <w:marTop w:val="0"/>
              <w:marBottom w:val="0"/>
              <w:divBdr>
                <w:top w:val="none" w:sz="0" w:space="0" w:color="auto"/>
                <w:left w:val="none" w:sz="0" w:space="0" w:color="auto"/>
                <w:bottom w:val="none" w:sz="0" w:space="0" w:color="auto"/>
                <w:right w:val="none" w:sz="0" w:space="0" w:color="auto"/>
              </w:divBdr>
            </w:div>
            <w:div w:id="396519713">
              <w:marLeft w:val="0"/>
              <w:marRight w:val="0"/>
              <w:marTop w:val="0"/>
              <w:marBottom w:val="0"/>
              <w:divBdr>
                <w:top w:val="none" w:sz="0" w:space="0" w:color="auto"/>
                <w:left w:val="none" w:sz="0" w:space="0" w:color="auto"/>
                <w:bottom w:val="none" w:sz="0" w:space="0" w:color="auto"/>
                <w:right w:val="none" w:sz="0" w:space="0" w:color="auto"/>
              </w:divBdr>
            </w:div>
            <w:div w:id="532495936">
              <w:marLeft w:val="0"/>
              <w:marRight w:val="0"/>
              <w:marTop w:val="0"/>
              <w:marBottom w:val="0"/>
              <w:divBdr>
                <w:top w:val="none" w:sz="0" w:space="0" w:color="auto"/>
                <w:left w:val="none" w:sz="0" w:space="0" w:color="auto"/>
                <w:bottom w:val="none" w:sz="0" w:space="0" w:color="auto"/>
                <w:right w:val="none" w:sz="0" w:space="0" w:color="auto"/>
              </w:divBdr>
            </w:div>
            <w:div w:id="727844914">
              <w:marLeft w:val="0"/>
              <w:marRight w:val="0"/>
              <w:marTop w:val="0"/>
              <w:marBottom w:val="0"/>
              <w:divBdr>
                <w:top w:val="none" w:sz="0" w:space="0" w:color="auto"/>
                <w:left w:val="none" w:sz="0" w:space="0" w:color="auto"/>
                <w:bottom w:val="none" w:sz="0" w:space="0" w:color="auto"/>
                <w:right w:val="none" w:sz="0" w:space="0" w:color="auto"/>
              </w:divBdr>
            </w:div>
            <w:div w:id="1140611225">
              <w:marLeft w:val="0"/>
              <w:marRight w:val="0"/>
              <w:marTop w:val="0"/>
              <w:marBottom w:val="0"/>
              <w:divBdr>
                <w:top w:val="none" w:sz="0" w:space="0" w:color="auto"/>
                <w:left w:val="none" w:sz="0" w:space="0" w:color="auto"/>
                <w:bottom w:val="none" w:sz="0" w:space="0" w:color="auto"/>
                <w:right w:val="none" w:sz="0" w:space="0" w:color="auto"/>
              </w:divBdr>
            </w:div>
            <w:div w:id="1145123093">
              <w:marLeft w:val="0"/>
              <w:marRight w:val="0"/>
              <w:marTop w:val="0"/>
              <w:marBottom w:val="0"/>
              <w:divBdr>
                <w:top w:val="none" w:sz="0" w:space="0" w:color="auto"/>
                <w:left w:val="none" w:sz="0" w:space="0" w:color="auto"/>
                <w:bottom w:val="none" w:sz="0" w:space="0" w:color="auto"/>
                <w:right w:val="none" w:sz="0" w:space="0" w:color="auto"/>
              </w:divBdr>
            </w:div>
            <w:div w:id="1163006554">
              <w:marLeft w:val="0"/>
              <w:marRight w:val="0"/>
              <w:marTop w:val="0"/>
              <w:marBottom w:val="0"/>
              <w:divBdr>
                <w:top w:val="none" w:sz="0" w:space="0" w:color="auto"/>
                <w:left w:val="none" w:sz="0" w:space="0" w:color="auto"/>
                <w:bottom w:val="none" w:sz="0" w:space="0" w:color="auto"/>
                <w:right w:val="none" w:sz="0" w:space="0" w:color="auto"/>
              </w:divBdr>
            </w:div>
            <w:div w:id="1652707181">
              <w:marLeft w:val="0"/>
              <w:marRight w:val="0"/>
              <w:marTop w:val="0"/>
              <w:marBottom w:val="0"/>
              <w:divBdr>
                <w:top w:val="none" w:sz="0" w:space="0" w:color="auto"/>
                <w:left w:val="none" w:sz="0" w:space="0" w:color="auto"/>
                <w:bottom w:val="none" w:sz="0" w:space="0" w:color="auto"/>
                <w:right w:val="none" w:sz="0" w:space="0" w:color="auto"/>
              </w:divBdr>
            </w:div>
            <w:div w:id="2052613142">
              <w:marLeft w:val="0"/>
              <w:marRight w:val="0"/>
              <w:marTop w:val="0"/>
              <w:marBottom w:val="0"/>
              <w:divBdr>
                <w:top w:val="none" w:sz="0" w:space="0" w:color="auto"/>
                <w:left w:val="none" w:sz="0" w:space="0" w:color="auto"/>
                <w:bottom w:val="none" w:sz="0" w:space="0" w:color="auto"/>
                <w:right w:val="none" w:sz="0" w:space="0" w:color="auto"/>
              </w:divBdr>
            </w:div>
            <w:div w:id="21355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6831">
      <w:bodyDiv w:val="1"/>
      <w:marLeft w:val="0"/>
      <w:marRight w:val="0"/>
      <w:marTop w:val="0"/>
      <w:marBottom w:val="0"/>
      <w:divBdr>
        <w:top w:val="none" w:sz="0" w:space="0" w:color="auto"/>
        <w:left w:val="none" w:sz="0" w:space="0" w:color="auto"/>
        <w:bottom w:val="none" w:sz="0" w:space="0" w:color="auto"/>
        <w:right w:val="none" w:sz="0" w:space="0" w:color="auto"/>
      </w:divBdr>
      <w:divsChild>
        <w:div w:id="1529639282">
          <w:marLeft w:val="0"/>
          <w:marRight w:val="0"/>
          <w:marTop w:val="0"/>
          <w:marBottom w:val="0"/>
          <w:divBdr>
            <w:top w:val="none" w:sz="0" w:space="0" w:color="auto"/>
            <w:left w:val="none" w:sz="0" w:space="0" w:color="auto"/>
            <w:bottom w:val="none" w:sz="0" w:space="0" w:color="auto"/>
            <w:right w:val="none" w:sz="0" w:space="0" w:color="auto"/>
          </w:divBdr>
          <w:divsChild>
            <w:div w:id="18507464">
              <w:marLeft w:val="0"/>
              <w:marRight w:val="0"/>
              <w:marTop w:val="0"/>
              <w:marBottom w:val="0"/>
              <w:divBdr>
                <w:top w:val="none" w:sz="0" w:space="0" w:color="auto"/>
                <w:left w:val="none" w:sz="0" w:space="0" w:color="auto"/>
                <w:bottom w:val="none" w:sz="0" w:space="0" w:color="auto"/>
                <w:right w:val="none" w:sz="0" w:space="0" w:color="auto"/>
              </w:divBdr>
            </w:div>
            <w:div w:id="216355329">
              <w:marLeft w:val="0"/>
              <w:marRight w:val="0"/>
              <w:marTop w:val="0"/>
              <w:marBottom w:val="0"/>
              <w:divBdr>
                <w:top w:val="none" w:sz="0" w:space="0" w:color="auto"/>
                <w:left w:val="none" w:sz="0" w:space="0" w:color="auto"/>
                <w:bottom w:val="none" w:sz="0" w:space="0" w:color="auto"/>
                <w:right w:val="none" w:sz="0" w:space="0" w:color="auto"/>
              </w:divBdr>
            </w:div>
            <w:div w:id="254215713">
              <w:marLeft w:val="0"/>
              <w:marRight w:val="0"/>
              <w:marTop w:val="0"/>
              <w:marBottom w:val="0"/>
              <w:divBdr>
                <w:top w:val="none" w:sz="0" w:space="0" w:color="auto"/>
                <w:left w:val="none" w:sz="0" w:space="0" w:color="auto"/>
                <w:bottom w:val="none" w:sz="0" w:space="0" w:color="auto"/>
                <w:right w:val="none" w:sz="0" w:space="0" w:color="auto"/>
              </w:divBdr>
            </w:div>
            <w:div w:id="293801462">
              <w:marLeft w:val="0"/>
              <w:marRight w:val="0"/>
              <w:marTop w:val="0"/>
              <w:marBottom w:val="0"/>
              <w:divBdr>
                <w:top w:val="none" w:sz="0" w:space="0" w:color="auto"/>
                <w:left w:val="none" w:sz="0" w:space="0" w:color="auto"/>
                <w:bottom w:val="none" w:sz="0" w:space="0" w:color="auto"/>
                <w:right w:val="none" w:sz="0" w:space="0" w:color="auto"/>
              </w:divBdr>
            </w:div>
            <w:div w:id="367996140">
              <w:marLeft w:val="0"/>
              <w:marRight w:val="0"/>
              <w:marTop w:val="0"/>
              <w:marBottom w:val="0"/>
              <w:divBdr>
                <w:top w:val="none" w:sz="0" w:space="0" w:color="auto"/>
                <w:left w:val="none" w:sz="0" w:space="0" w:color="auto"/>
                <w:bottom w:val="none" w:sz="0" w:space="0" w:color="auto"/>
                <w:right w:val="none" w:sz="0" w:space="0" w:color="auto"/>
              </w:divBdr>
            </w:div>
            <w:div w:id="504172305">
              <w:marLeft w:val="0"/>
              <w:marRight w:val="0"/>
              <w:marTop w:val="0"/>
              <w:marBottom w:val="0"/>
              <w:divBdr>
                <w:top w:val="none" w:sz="0" w:space="0" w:color="auto"/>
                <w:left w:val="none" w:sz="0" w:space="0" w:color="auto"/>
                <w:bottom w:val="none" w:sz="0" w:space="0" w:color="auto"/>
                <w:right w:val="none" w:sz="0" w:space="0" w:color="auto"/>
              </w:divBdr>
            </w:div>
            <w:div w:id="507208243">
              <w:marLeft w:val="0"/>
              <w:marRight w:val="0"/>
              <w:marTop w:val="0"/>
              <w:marBottom w:val="0"/>
              <w:divBdr>
                <w:top w:val="none" w:sz="0" w:space="0" w:color="auto"/>
                <w:left w:val="none" w:sz="0" w:space="0" w:color="auto"/>
                <w:bottom w:val="none" w:sz="0" w:space="0" w:color="auto"/>
                <w:right w:val="none" w:sz="0" w:space="0" w:color="auto"/>
              </w:divBdr>
            </w:div>
            <w:div w:id="534806507">
              <w:marLeft w:val="0"/>
              <w:marRight w:val="0"/>
              <w:marTop w:val="0"/>
              <w:marBottom w:val="0"/>
              <w:divBdr>
                <w:top w:val="none" w:sz="0" w:space="0" w:color="auto"/>
                <w:left w:val="none" w:sz="0" w:space="0" w:color="auto"/>
                <w:bottom w:val="none" w:sz="0" w:space="0" w:color="auto"/>
                <w:right w:val="none" w:sz="0" w:space="0" w:color="auto"/>
              </w:divBdr>
            </w:div>
            <w:div w:id="536236985">
              <w:marLeft w:val="0"/>
              <w:marRight w:val="0"/>
              <w:marTop w:val="0"/>
              <w:marBottom w:val="0"/>
              <w:divBdr>
                <w:top w:val="none" w:sz="0" w:space="0" w:color="auto"/>
                <w:left w:val="none" w:sz="0" w:space="0" w:color="auto"/>
                <w:bottom w:val="none" w:sz="0" w:space="0" w:color="auto"/>
                <w:right w:val="none" w:sz="0" w:space="0" w:color="auto"/>
              </w:divBdr>
            </w:div>
            <w:div w:id="649797744">
              <w:marLeft w:val="0"/>
              <w:marRight w:val="0"/>
              <w:marTop w:val="0"/>
              <w:marBottom w:val="0"/>
              <w:divBdr>
                <w:top w:val="none" w:sz="0" w:space="0" w:color="auto"/>
                <w:left w:val="none" w:sz="0" w:space="0" w:color="auto"/>
                <w:bottom w:val="none" w:sz="0" w:space="0" w:color="auto"/>
                <w:right w:val="none" w:sz="0" w:space="0" w:color="auto"/>
              </w:divBdr>
            </w:div>
            <w:div w:id="732311146">
              <w:marLeft w:val="0"/>
              <w:marRight w:val="0"/>
              <w:marTop w:val="0"/>
              <w:marBottom w:val="0"/>
              <w:divBdr>
                <w:top w:val="none" w:sz="0" w:space="0" w:color="auto"/>
                <w:left w:val="none" w:sz="0" w:space="0" w:color="auto"/>
                <w:bottom w:val="none" w:sz="0" w:space="0" w:color="auto"/>
                <w:right w:val="none" w:sz="0" w:space="0" w:color="auto"/>
              </w:divBdr>
            </w:div>
            <w:div w:id="807939048">
              <w:marLeft w:val="0"/>
              <w:marRight w:val="0"/>
              <w:marTop w:val="0"/>
              <w:marBottom w:val="0"/>
              <w:divBdr>
                <w:top w:val="none" w:sz="0" w:space="0" w:color="auto"/>
                <w:left w:val="none" w:sz="0" w:space="0" w:color="auto"/>
                <w:bottom w:val="none" w:sz="0" w:space="0" w:color="auto"/>
                <w:right w:val="none" w:sz="0" w:space="0" w:color="auto"/>
              </w:divBdr>
            </w:div>
            <w:div w:id="809981365">
              <w:marLeft w:val="0"/>
              <w:marRight w:val="0"/>
              <w:marTop w:val="0"/>
              <w:marBottom w:val="0"/>
              <w:divBdr>
                <w:top w:val="none" w:sz="0" w:space="0" w:color="auto"/>
                <w:left w:val="none" w:sz="0" w:space="0" w:color="auto"/>
                <w:bottom w:val="none" w:sz="0" w:space="0" w:color="auto"/>
                <w:right w:val="none" w:sz="0" w:space="0" w:color="auto"/>
              </w:divBdr>
            </w:div>
            <w:div w:id="1513295789">
              <w:marLeft w:val="0"/>
              <w:marRight w:val="0"/>
              <w:marTop w:val="0"/>
              <w:marBottom w:val="0"/>
              <w:divBdr>
                <w:top w:val="none" w:sz="0" w:space="0" w:color="auto"/>
                <w:left w:val="none" w:sz="0" w:space="0" w:color="auto"/>
                <w:bottom w:val="none" w:sz="0" w:space="0" w:color="auto"/>
                <w:right w:val="none" w:sz="0" w:space="0" w:color="auto"/>
              </w:divBdr>
            </w:div>
            <w:div w:id="1547336009">
              <w:marLeft w:val="0"/>
              <w:marRight w:val="0"/>
              <w:marTop w:val="0"/>
              <w:marBottom w:val="0"/>
              <w:divBdr>
                <w:top w:val="none" w:sz="0" w:space="0" w:color="auto"/>
                <w:left w:val="none" w:sz="0" w:space="0" w:color="auto"/>
                <w:bottom w:val="none" w:sz="0" w:space="0" w:color="auto"/>
                <w:right w:val="none" w:sz="0" w:space="0" w:color="auto"/>
              </w:divBdr>
            </w:div>
            <w:div w:id="1930774832">
              <w:marLeft w:val="0"/>
              <w:marRight w:val="0"/>
              <w:marTop w:val="0"/>
              <w:marBottom w:val="0"/>
              <w:divBdr>
                <w:top w:val="none" w:sz="0" w:space="0" w:color="auto"/>
                <w:left w:val="none" w:sz="0" w:space="0" w:color="auto"/>
                <w:bottom w:val="none" w:sz="0" w:space="0" w:color="auto"/>
                <w:right w:val="none" w:sz="0" w:space="0" w:color="auto"/>
              </w:divBdr>
            </w:div>
            <w:div w:id="2044165292">
              <w:marLeft w:val="0"/>
              <w:marRight w:val="0"/>
              <w:marTop w:val="0"/>
              <w:marBottom w:val="0"/>
              <w:divBdr>
                <w:top w:val="none" w:sz="0" w:space="0" w:color="auto"/>
                <w:left w:val="none" w:sz="0" w:space="0" w:color="auto"/>
                <w:bottom w:val="none" w:sz="0" w:space="0" w:color="auto"/>
                <w:right w:val="none" w:sz="0" w:space="0" w:color="auto"/>
              </w:divBdr>
            </w:div>
            <w:div w:id="2083674258">
              <w:marLeft w:val="0"/>
              <w:marRight w:val="0"/>
              <w:marTop w:val="0"/>
              <w:marBottom w:val="0"/>
              <w:divBdr>
                <w:top w:val="none" w:sz="0" w:space="0" w:color="auto"/>
                <w:left w:val="none" w:sz="0" w:space="0" w:color="auto"/>
                <w:bottom w:val="none" w:sz="0" w:space="0" w:color="auto"/>
                <w:right w:val="none" w:sz="0" w:space="0" w:color="auto"/>
              </w:divBdr>
            </w:div>
            <w:div w:id="2104715242">
              <w:marLeft w:val="0"/>
              <w:marRight w:val="0"/>
              <w:marTop w:val="0"/>
              <w:marBottom w:val="0"/>
              <w:divBdr>
                <w:top w:val="none" w:sz="0" w:space="0" w:color="auto"/>
                <w:left w:val="none" w:sz="0" w:space="0" w:color="auto"/>
                <w:bottom w:val="none" w:sz="0" w:space="0" w:color="auto"/>
                <w:right w:val="none" w:sz="0" w:space="0" w:color="auto"/>
              </w:divBdr>
            </w:div>
            <w:div w:id="21244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383">
      <w:bodyDiv w:val="1"/>
      <w:marLeft w:val="0"/>
      <w:marRight w:val="0"/>
      <w:marTop w:val="0"/>
      <w:marBottom w:val="0"/>
      <w:divBdr>
        <w:top w:val="none" w:sz="0" w:space="0" w:color="auto"/>
        <w:left w:val="none" w:sz="0" w:space="0" w:color="auto"/>
        <w:bottom w:val="none" w:sz="0" w:space="0" w:color="auto"/>
        <w:right w:val="none" w:sz="0" w:space="0" w:color="auto"/>
      </w:divBdr>
    </w:div>
    <w:div w:id="1430587618">
      <w:bodyDiv w:val="1"/>
      <w:marLeft w:val="0"/>
      <w:marRight w:val="0"/>
      <w:marTop w:val="0"/>
      <w:marBottom w:val="0"/>
      <w:divBdr>
        <w:top w:val="none" w:sz="0" w:space="0" w:color="auto"/>
        <w:left w:val="none" w:sz="0" w:space="0" w:color="auto"/>
        <w:bottom w:val="none" w:sz="0" w:space="0" w:color="auto"/>
        <w:right w:val="none" w:sz="0" w:space="0" w:color="auto"/>
      </w:divBdr>
    </w:div>
    <w:div w:id="1537960499">
      <w:bodyDiv w:val="1"/>
      <w:marLeft w:val="0"/>
      <w:marRight w:val="0"/>
      <w:marTop w:val="0"/>
      <w:marBottom w:val="0"/>
      <w:divBdr>
        <w:top w:val="none" w:sz="0" w:space="0" w:color="auto"/>
        <w:left w:val="none" w:sz="0" w:space="0" w:color="auto"/>
        <w:bottom w:val="none" w:sz="0" w:space="0" w:color="auto"/>
        <w:right w:val="none" w:sz="0" w:space="0" w:color="auto"/>
      </w:divBdr>
      <w:divsChild>
        <w:div w:id="441534645">
          <w:marLeft w:val="0"/>
          <w:marRight w:val="0"/>
          <w:marTop w:val="0"/>
          <w:marBottom w:val="0"/>
          <w:divBdr>
            <w:top w:val="none" w:sz="0" w:space="0" w:color="auto"/>
            <w:left w:val="none" w:sz="0" w:space="0" w:color="auto"/>
            <w:bottom w:val="none" w:sz="0" w:space="0" w:color="auto"/>
            <w:right w:val="none" w:sz="0" w:space="0" w:color="auto"/>
          </w:divBdr>
          <w:divsChild>
            <w:div w:id="679158560">
              <w:marLeft w:val="0"/>
              <w:marRight w:val="0"/>
              <w:marTop w:val="0"/>
              <w:marBottom w:val="0"/>
              <w:divBdr>
                <w:top w:val="none" w:sz="0" w:space="0" w:color="auto"/>
                <w:left w:val="none" w:sz="0" w:space="0" w:color="auto"/>
                <w:bottom w:val="none" w:sz="0" w:space="0" w:color="auto"/>
                <w:right w:val="none" w:sz="0" w:space="0" w:color="auto"/>
              </w:divBdr>
            </w:div>
            <w:div w:id="310597941">
              <w:marLeft w:val="0"/>
              <w:marRight w:val="0"/>
              <w:marTop w:val="0"/>
              <w:marBottom w:val="0"/>
              <w:divBdr>
                <w:top w:val="none" w:sz="0" w:space="0" w:color="auto"/>
                <w:left w:val="none" w:sz="0" w:space="0" w:color="auto"/>
                <w:bottom w:val="none" w:sz="0" w:space="0" w:color="auto"/>
                <w:right w:val="none" w:sz="0" w:space="0" w:color="auto"/>
              </w:divBdr>
            </w:div>
            <w:div w:id="1501895195">
              <w:marLeft w:val="0"/>
              <w:marRight w:val="0"/>
              <w:marTop w:val="0"/>
              <w:marBottom w:val="0"/>
              <w:divBdr>
                <w:top w:val="none" w:sz="0" w:space="0" w:color="auto"/>
                <w:left w:val="none" w:sz="0" w:space="0" w:color="auto"/>
                <w:bottom w:val="none" w:sz="0" w:space="0" w:color="auto"/>
                <w:right w:val="none" w:sz="0" w:space="0" w:color="auto"/>
              </w:divBdr>
            </w:div>
            <w:div w:id="229731415">
              <w:marLeft w:val="0"/>
              <w:marRight w:val="0"/>
              <w:marTop w:val="0"/>
              <w:marBottom w:val="0"/>
              <w:divBdr>
                <w:top w:val="none" w:sz="0" w:space="0" w:color="auto"/>
                <w:left w:val="none" w:sz="0" w:space="0" w:color="auto"/>
                <w:bottom w:val="none" w:sz="0" w:space="0" w:color="auto"/>
                <w:right w:val="none" w:sz="0" w:space="0" w:color="auto"/>
              </w:divBdr>
            </w:div>
            <w:div w:id="1653214264">
              <w:marLeft w:val="0"/>
              <w:marRight w:val="0"/>
              <w:marTop w:val="0"/>
              <w:marBottom w:val="0"/>
              <w:divBdr>
                <w:top w:val="none" w:sz="0" w:space="0" w:color="auto"/>
                <w:left w:val="none" w:sz="0" w:space="0" w:color="auto"/>
                <w:bottom w:val="none" w:sz="0" w:space="0" w:color="auto"/>
                <w:right w:val="none" w:sz="0" w:space="0" w:color="auto"/>
              </w:divBdr>
            </w:div>
            <w:div w:id="1026175368">
              <w:marLeft w:val="0"/>
              <w:marRight w:val="0"/>
              <w:marTop w:val="0"/>
              <w:marBottom w:val="0"/>
              <w:divBdr>
                <w:top w:val="none" w:sz="0" w:space="0" w:color="auto"/>
                <w:left w:val="none" w:sz="0" w:space="0" w:color="auto"/>
                <w:bottom w:val="none" w:sz="0" w:space="0" w:color="auto"/>
                <w:right w:val="none" w:sz="0" w:space="0" w:color="auto"/>
              </w:divBdr>
            </w:div>
            <w:div w:id="1023823800">
              <w:marLeft w:val="0"/>
              <w:marRight w:val="0"/>
              <w:marTop w:val="0"/>
              <w:marBottom w:val="0"/>
              <w:divBdr>
                <w:top w:val="none" w:sz="0" w:space="0" w:color="auto"/>
                <w:left w:val="none" w:sz="0" w:space="0" w:color="auto"/>
                <w:bottom w:val="none" w:sz="0" w:space="0" w:color="auto"/>
                <w:right w:val="none" w:sz="0" w:space="0" w:color="auto"/>
              </w:divBdr>
            </w:div>
            <w:div w:id="1396734436">
              <w:marLeft w:val="0"/>
              <w:marRight w:val="0"/>
              <w:marTop w:val="0"/>
              <w:marBottom w:val="0"/>
              <w:divBdr>
                <w:top w:val="none" w:sz="0" w:space="0" w:color="auto"/>
                <w:left w:val="none" w:sz="0" w:space="0" w:color="auto"/>
                <w:bottom w:val="none" w:sz="0" w:space="0" w:color="auto"/>
                <w:right w:val="none" w:sz="0" w:space="0" w:color="auto"/>
              </w:divBdr>
            </w:div>
            <w:div w:id="14210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940">
      <w:bodyDiv w:val="1"/>
      <w:marLeft w:val="0"/>
      <w:marRight w:val="0"/>
      <w:marTop w:val="0"/>
      <w:marBottom w:val="0"/>
      <w:divBdr>
        <w:top w:val="none" w:sz="0" w:space="0" w:color="auto"/>
        <w:left w:val="none" w:sz="0" w:space="0" w:color="auto"/>
        <w:bottom w:val="none" w:sz="0" w:space="0" w:color="auto"/>
        <w:right w:val="none" w:sz="0" w:space="0" w:color="auto"/>
      </w:divBdr>
    </w:div>
    <w:div w:id="1576628357">
      <w:bodyDiv w:val="1"/>
      <w:marLeft w:val="0"/>
      <w:marRight w:val="0"/>
      <w:marTop w:val="0"/>
      <w:marBottom w:val="0"/>
      <w:divBdr>
        <w:top w:val="none" w:sz="0" w:space="0" w:color="auto"/>
        <w:left w:val="none" w:sz="0" w:space="0" w:color="auto"/>
        <w:bottom w:val="none" w:sz="0" w:space="0" w:color="auto"/>
        <w:right w:val="none" w:sz="0" w:space="0" w:color="auto"/>
      </w:divBdr>
      <w:divsChild>
        <w:div w:id="1048526084">
          <w:marLeft w:val="0"/>
          <w:marRight w:val="0"/>
          <w:marTop w:val="0"/>
          <w:marBottom w:val="0"/>
          <w:divBdr>
            <w:top w:val="none" w:sz="0" w:space="0" w:color="auto"/>
            <w:left w:val="none" w:sz="0" w:space="0" w:color="auto"/>
            <w:bottom w:val="none" w:sz="0" w:space="0" w:color="auto"/>
            <w:right w:val="none" w:sz="0" w:space="0" w:color="auto"/>
          </w:divBdr>
          <w:divsChild>
            <w:div w:id="6911357">
              <w:marLeft w:val="0"/>
              <w:marRight w:val="0"/>
              <w:marTop w:val="0"/>
              <w:marBottom w:val="0"/>
              <w:divBdr>
                <w:top w:val="none" w:sz="0" w:space="0" w:color="auto"/>
                <w:left w:val="none" w:sz="0" w:space="0" w:color="auto"/>
                <w:bottom w:val="none" w:sz="0" w:space="0" w:color="auto"/>
                <w:right w:val="none" w:sz="0" w:space="0" w:color="auto"/>
              </w:divBdr>
            </w:div>
            <w:div w:id="292441246">
              <w:marLeft w:val="0"/>
              <w:marRight w:val="0"/>
              <w:marTop w:val="0"/>
              <w:marBottom w:val="0"/>
              <w:divBdr>
                <w:top w:val="none" w:sz="0" w:space="0" w:color="auto"/>
                <w:left w:val="none" w:sz="0" w:space="0" w:color="auto"/>
                <w:bottom w:val="none" w:sz="0" w:space="0" w:color="auto"/>
                <w:right w:val="none" w:sz="0" w:space="0" w:color="auto"/>
              </w:divBdr>
            </w:div>
            <w:div w:id="328798876">
              <w:marLeft w:val="0"/>
              <w:marRight w:val="0"/>
              <w:marTop w:val="0"/>
              <w:marBottom w:val="0"/>
              <w:divBdr>
                <w:top w:val="none" w:sz="0" w:space="0" w:color="auto"/>
                <w:left w:val="none" w:sz="0" w:space="0" w:color="auto"/>
                <w:bottom w:val="none" w:sz="0" w:space="0" w:color="auto"/>
                <w:right w:val="none" w:sz="0" w:space="0" w:color="auto"/>
              </w:divBdr>
            </w:div>
            <w:div w:id="608659081">
              <w:marLeft w:val="0"/>
              <w:marRight w:val="0"/>
              <w:marTop w:val="0"/>
              <w:marBottom w:val="0"/>
              <w:divBdr>
                <w:top w:val="none" w:sz="0" w:space="0" w:color="auto"/>
                <w:left w:val="none" w:sz="0" w:space="0" w:color="auto"/>
                <w:bottom w:val="none" w:sz="0" w:space="0" w:color="auto"/>
                <w:right w:val="none" w:sz="0" w:space="0" w:color="auto"/>
              </w:divBdr>
            </w:div>
            <w:div w:id="797383449">
              <w:marLeft w:val="0"/>
              <w:marRight w:val="0"/>
              <w:marTop w:val="0"/>
              <w:marBottom w:val="0"/>
              <w:divBdr>
                <w:top w:val="none" w:sz="0" w:space="0" w:color="auto"/>
                <w:left w:val="none" w:sz="0" w:space="0" w:color="auto"/>
                <w:bottom w:val="none" w:sz="0" w:space="0" w:color="auto"/>
                <w:right w:val="none" w:sz="0" w:space="0" w:color="auto"/>
              </w:divBdr>
            </w:div>
            <w:div w:id="797917618">
              <w:marLeft w:val="0"/>
              <w:marRight w:val="0"/>
              <w:marTop w:val="0"/>
              <w:marBottom w:val="0"/>
              <w:divBdr>
                <w:top w:val="none" w:sz="0" w:space="0" w:color="auto"/>
                <w:left w:val="none" w:sz="0" w:space="0" w:color="auto"/>
                <w:bottom w:val="none" w:sz="0" w:space="0" w:color="auto"/>
                <w:right w:val="none" w:sz="0" w:space="0" w:color="auto"/>
              </w:divBdr>
            </w:div>
            <w:div w:id="926380416">
              <w:marLeft w:val="0"/>
              <w:marRight w:val="0"/>
              <w:marTop w:val="0"/>
              <w:marBottom w:val="0"/>
              <w:divBdr>
                <w:top w:val="none" w:sz="0" w:space="0" w:color="auto"/>
                <w:left w:val="none" w:sz="0" w:space="0" w:color="auto"/>
                <w:bottom w:val="none" w:sz="0" w:space="0" w:color="auto"/>
                <w:right w:val="none" w:sz="0" w:space="0" w:color="auto"/>
              </w:divBdr>
            </w:div>
            <w:div w:id="1027029061">
              <w:marLeft w:val="0"/>
              <w:marRight w:val="0"/>
              <w:marTop w:val="0"/>
              <w:marBottom w:val="0"/>
              <w:divBdr>
                <w:top w:val="none" w:sz="0" w:space="0" w:color="auto"/>
                <w:left w:val="none" w:sz="0" w:space="0" w:color="auto"/>
                <w:bottom w:val="none" w:sz="0" w:space="0" w:color="auto"/>
                <w:right w:val="none" w:sz="0" w:space="0" w:color="auto"/>
              </w:divBdr>
            </w:div>
            <w:div w:id="1052777361">
              <w:marLeft w:val="0"/>
              <w:marRight w:val="0"/>
              <w:marTop w:val="0"/>
              <w:marBottom w:val="0"/>
              <w:divBdr>
                <w:top w:val="none" w:sz="0" w:space="0" w:color="auto"/>
                <w:left w:val="none" w:sz="0" w:space="0" w:color="auto"/>
                <w:bottom w:val="none" w:sz="0" w:space="0" w:color="auto"/>
                <w:right w:val="none" w:sz="0" w:space="0" w:color="auto"/>
              </w:divBdr>
            </w:div>
            <w:div w:id="1296712811">
              <w:marLeft w:val="0"/>
              <w:marRight w:val="0"/>
              <w:marTop w:val="0"/>
              <w:marBottom w:val="0"/>
              <w:divBdr>
                <w:top w:val="none" w:sz="0" w:space="0" w:color="auto"/>
                <w:left w:val="none" w:sz="0" w:space="0" w:color="auto"/>
                <w:bottom w:val="none" w:sz="0" w:space="0" w:color="auto"/>
                <w:right w:val="none" w:sz="0" w:space="0" w:color="auto"/>
              </w:divBdr>
            </w:div>
            <w:div w:id="1388215760">
              <w:marLeft w:val="0"/>
              <w:marRight w:val="0"/>
              <w:marTop w:val="0"/>
              <w:marBottom w:val="0"/>
              <w:divBdr>
                <w:top w:val="none" w:sz="0" w:space="0" w:color="auto"/>
                <w:left w:val="none" w:sz="0" w:space="0" w:color="auto"/>
                <w:bottom w:val="none" w:sz="0" w:space="0" w:color="auto"/>
                <w:right w:val="none" w:sz="0" w:space="0" w:color="auto"/>
              </w:divBdr>
            </w:div>
            <w:div w:id="1628311485">
              <w:marLeft w:val="0"/>
              <w:marRight w:val="0"/>
              <w:marTop w:val="0"/>
              <w:marBottom w:val="0"/>
              <w:divBdr>
                <w:top w:val="none" w:sz="0" w:space="0" w:color="auto"/>
                <w:left w:val="none" w:sz="0" w:space="0" w:color="auto"/>
                <w:bottom w:val="none" w:sz="0" w:space="0" w:color="auto"/>
                <w:right w:val="none" w:sz="0" w:space="0" w:color="auto"/>
              </w:divBdr>
            </w:div>
            <w:div w:id="1733233760">
              <w:marLeft w:val="0"/>
              <w:marRight w:val="0"/>
              <w:marTop w:val="0"/>
              <w:marBottom w:val="0"/>
              <w:divBdr>
                <w:top w:val="none" w:sz="0" w:space="0" w:color="auto"/>
                <w:left w:val="none" w:sz="0" w:space="0" w:color="auto"/>
                <w:bottom w:val="none" w:sz="0" w:space="0" w:color="auto"/>
                <w:right w:val="none" w:sz="0" w:space="0" w:color="auto"/>
              </w:divBdr>
            </w:div>
            <w:div w:id="1936132984">
              <w:marLeft w:val="0"/>
              <w:marRight w:val="0"/>
              <w:marTop w:val="0"/>
              <w:marBottom w:val="0"/>
              <w:divBdr>
                <w:top w:val="none" w:sz="0" w:space="0" w:color="auto"/>
                <w:left w:val="none" w:sz="0" w:space="0" w:color="auto"/>
                <w:bottom w:val="none" w:sz="0" w:space="0" w:color="auto"/>
                <w:right w:val="none" w:sz="0" w:space="0" w:color="auto"/>
              </w:divBdr>
            </w:div>
            <w:div w:id="19368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6458">
      <w:bodyDiv w:val="1"/>
      <w:marLeft w:val="0"/>
      <w:marRight w:val="0"/>
      <w:marTop w:val="0"/>
      <w:marBottom w:val="0"/>
      <w:divBdr>
        <w:top w:val="none" w:sz="0" w:space="0" w:color="auto"/>
        <w:left w:val="none" w:sz="0" w:space="0" w:color="auto"/>
        <w:bottom w:val="none" w:sz="0" w:space="0" w:color="auto"/>
        <w:right w:val="none" w:sz="0" w:space="0" w:color="auto"/>
      </w:divBdr>
    </w:div>
    <w:div w:id="1678657146">
      <w:bodyDiv w:val="1"/>
      <w:marLeft w:val="0"/>
      <w:marRight w:val="0"/>
      <w:marTop w:val="0"/>
      <w:marBottom w:val="0"/>
      <w:divBdr>
        <w:top w:val="none" w:sz="0" w:space="0" w:color="auto"/>
        <w:left w:val="none" w:sz="0" w:space="0" w:color="auto"/>
        <w:bottom w:val="none" w:sz="0" w:space="0" w:color="auto"/>
        <w:right w:val="none" w:sz="0" w:space="0" w:color="auto"/>
      </w:divBdr>
    </w:div>
    <w:div w:id="1809468083">
      <w:bodyDiv w:val="1"/>
      <w:marLeft w:val="0"/>
      <w:marRight w:val="0"/>
      <w:marTop w:val="0"/>
      <w:marBottom w:val="0"/>
      <w:divBdr>
        <w:top w:val="none" w:sz="0" w:space="0" w:color="auto"/>
        <w:left w:val="none" w:sz="0" w:space="0" w:color="auto"/>
        <w:bottom w:val="none" w:sz="0" w:space="0" w:color="auto"/>
        <w:right w:val="none" w:sz="0" w:space="0" w:color="auto"/>
      </w:divBdr>
      <w:divsChild>
        <w:div w:id="69736275">
          <w:marLeft w:val="0"/>
          <w:marRight w:val="0"/>
          <w:marTop w:val="0"/>
          <w:marBottom w:val="0"/>
          <w:divBdr>
            <w:top w:val="none" w:sz="0" w:space="0" w:color="auto"/>
            <w:left w:val="none" w:sz="0" w:space="0" w:color="auto"/>
            <w:bottom w:val="none" w:sz="0" w:space="0" w:color="auto"/>
            <w:right w:val="none" w:sz="0" w:space="0" w:color="auto"/>
          </w:divBdr>
          <w:divsChild>
            <w:div w:id="11805527">
              <w:marLeft w:val="0"/>
              <w:marRight w:val="0"/>
              <w:marTop w:val="0"/>
              <w:marBottom w:val="0"/>
              <w:divBdr>
                <w:top w:val="none" w:sz="0" w:space="0" w:color="auto"/>
                <w:left w:val="none" w:sz="0" w:space="0" w:color="auto"/>
                <w:bottom w:val="none" w:sz="0" w:space="0" w:color="auto"/>
                <w:right w:val="none" w:sz="0" w:space="0" w:color="auto"/>
              </w:divBdr>
            </w:div>
            <w:div w:id="42029012">
              <w:marLeft w:val="0"/>
              <w:marRight w:val="0"/>
              <w:marTop w:val="0"/>
              <w:marBottom w:val="0"/>
              <w:divBdr>
                <w:top w:val="none" w:sz="0" w:space="0" w:color="auto"/>
                <w:left w:val="none" w:sz="0" w:space="0" w:color="auto"/>
                <w:bottom w:val="none" w:sz="0" w:space="0" w:color="auto"/>
                <w:right w:val="none" w:sz="0" w:space="0" w:color="auto"/>
              </w:divBdr>
            </w:div>
            <w:div w:id="50427929">
              <w:marLeft w:val="0"/>
              <w:marRight w:val="0"/>
              <w:marTop w:val="0"/>
              <w:marBottom w:val="0"/>
              <w:divBdr>
                <w:top w:val="none" w:sz="0" w:space="0" w:color="auto"/>
                <w:left w:val="none" w:sz="0" w:space="0" w:color="auto"/>
                <w:bottom w:val="none" w:sz="0" w:space="0" w:color="auto"/>
                <w:right w:val="none" w:sz="0" w:space="0" w:color="auto"/>
              </w:divBdr>
            </w:div>
            <w:div w:id="56900945">
              <w:marLeft w:val="0"/>
              <w:marRight w:val="0"/>
              <w:marTop w:val="0"/>
              <w:marBottom w:val="0"/>
              <w:divBdr>
                <w:top w:val="none" w:sz="0" w:space="0" w:color="auto"/>
                <w:left w:val="none" w:sz="0" w:space="0" w:color="auto"/>
                <w:bottom w:val="none" w:sz="0" w:space="0" w:color="auto"/>
                <w:right w:val="none" w:sz="0" w:space="0" w:color="auto"/>
              </w:divBdr>
            </w:div>
            <w:div w:id="61343321">
              <w:marLeft w:val="0"/>
              <w:marRight w:val="0"/>
              <w:marTop w:val="0"/>
              <w:marBottom w:val="0"/>
              <w:divBdr>
                <w:top w:val="none" w:sz="0" w:space="0" w:color="auto"/>
                <w:left w:val="none" w:sz="0" w:space="0" w:color="auto"/>
                <w:bottom w:val="none" w:sz="0" w:space="0" w:color="auto"/>
                <w:right w:val="none" w:sz="0" w:space="0" w:color="auto"/>
              </w:divBdr>
            </w:div>
            <w:div w:id="83308388">
              <w:marLeft w:val="0"/>
              <w:marRight w:val="0"/>
              <w:marTop w:val="0"/>
              <w:marBottom w:val="0"/>
              <w:divBdr>
                <w:top w:val="none" w:sz="0" w:space="0" w:color="auto"/>
                <w:left w:val="none" w:sz="0" w:space="0" w:color="auto"/>
                <w:bottom w:val="none" w:sz="0" w:space="0" w:color="auto"/>
                <w:right w:val="none" w:sz="0" w:space="0" w:color="auto"/>
              </w:divBdr>
            </w:div>
            <w:div w:id="87822413">
              <w:marLeft w:val="0"/>
              <w:marRight w:val="0"/>
              <w:marTop w:val="0"/>
              <w:marBottom w:val="0"/>
              <w:divBdr>
                <w:top w:val="none" w:sz="0" w:space="0" w:color="auto"/>
                <w:left w:val="none" w:sz="0" w:space="0" w:color="auto"/>
                <w:bottom w:val="none" w:sz="0" w:space="0" w:color="auto"/>
                <w:right w:val="none" w:sz="0" w:space="0" w:color="auto"/>
              </w:divBdr>
            </w:div>
            <w:div w:id="107746074">
              <w:marLeft w:val="0"/>
              <w:marRight w:val="0"/>
              <w:marTop w:val="0"/>
              <w:marBottom w:val="0"/>
              <w:divBdr>
                <w:top w:val="none" w:sz="0" w:space="0" w:color="auto"/>
                <w:left w:val="none" w:sz="0" w:space="0" w:color="auto"/>
                <w:bottom w:val="none" w:sz="0" w:space="0" w:color="auto"/>
                <w:right w:val="none" w:sz="0" w:space="0" w:color="auto"/>
              </w:divBdr>
            </w:div>
            <w:div w:id="139423684">
              <w:marLeft w:val="0"/>
              <w:marRight w:val="0"/>
              <w:marTop w:val="0"/>
              <w:marBottom w:val="0"/>
              <w:divBdr>
                <w:top w:val="none" w:sz="0" w:space="0" w:color="auto"/>
                <w:left w:val="none" w:sz="0" w:space="0" w:color="auto"/>
                <w:bottom w:val="none" w:sz="0" w:space="0" w:color="auto"/>
                <w:right w:val="none" w:sz="0" w:space="0" w:color="auto"/>
              </w:divBdr>
            </w:div>
            <w:div w:id="141898571">
              <w:marLeft w:val="0"/>
              <w:marRight w:val="0"/>
              <w:marTop w:val="0"/>
              <w:marBottom w:val="0"/>
              <w:divBdr>
                <w:top w:val="none" w:sz="0" w:space="0" w:color="auto"/>
                <w:left w:val="none" w:sz="0" w:space="0" w:color="auto"/>
                <w:bottom w:val="none" w:sz="0" w:space="0" w:color="auto"/>
                <w:right w:val="none" w:sz="0" w:space="0" w:color="auto"/>
              </w:divBdr>
            </w:div>
            <w:div w:id="184946998">
              <w:marLeft w:val="0"/>
              <w:marRight w:val="0"/>
              <w:marTop w:val="0"/>
              <w:marBottom w:val="0"/>
              <w:divBdr>
                <w:top w:val="none" w:sz="0" w:space="0" w:color="auto"/>
                <w:left w:val="none" w:sz="0" w:space="0" w:color="auto"/>
                <w:bottom w:val="none" w:sz="0" w:space="0" w:color="auto"/>
                <w:right w:val="none" w:sz="0" w:space="0" w:color="auto"/>
              </w:divBdr>
            </w:div>
            <w:div w:id="188418208">
              <w:marLeft w:val="0"/>
              <w:marRight w:val="0"/>
              <w:marTop w:val="0"/>
              <w:marBottom w:val="0"/>
              <w:divBdr>
                <w:top w:val="none" w:sz="0" w:space="0" w:color="auto"/>
                <w:left w:val="none" w:sz="0" w:space="0" w:color="auto"/>
                <w:bottom w:val="none" w:sz="0" w:space="0" w:color="auto"/>
                <w:right w:val="none" w:sz="0" w:space="0" w:color="auto"/>
              </w:divBdr>
            </w:div>
            <w:div w:id="203517531">
              <w:marLeft w:val="0"/>
              <w:marRight w:val="0"/>
              <w:marTop w:val="0"/>
              <w:marBottom w:val="0"/>
              <w:divBdr>
                <w:top w:val="none" w:sz="0" w:space="0" w:color="auto"/>
                <w:left w:val="none" w:sz="0" w:space="0" w:color="auto"/>
                <w:bottom w:val="none" w:sz="0" w:space="0" w:color="auto"/>
                <w:right w:val="none" w:sz="0" w:space="0" w:color="auto"/>
              </w:divBdr>
            </w:div>
            <w:div w:id="229579551">
              <w:marLeft w:val="0"/>
              <w:marRight w:val="0"/>
              <w:marTop w:val="0"/>
              <w:marBottom w:val="0"/>
              <w:divBdr>
                <w:top w:val="none" w:sz="0" w:space="0" w:color="auto"/>
                <w:left w:val="none" w:sz="0" w:space="0" w:color="auto"/>
                <w:bottom w:val="none" w:sz="0" w:space="0" w:color="auto"/>
                <w:right w:val="none" w:sz="0" w:space="0" w:color="auto"/>
              </w:divBdr>
            </w:div>
            <w:div w:id="251352965">
              <w:marLeft w:val="0"/>
              <w:marRight w:val="0"/>
              <w:marTop w:val="0"/>
              <w:marBottom w:val="0"/>
              <w:divBdr>
                <w:top w:val="none" w:sz="0" w:space="0" w:color="auto"/>
                <w:left w:val="none" w:sz="0" w:space="0" w:color="auto"/>
                <w:bottom w:val="none" w:sz="0" w:space="0" w:color="auto"/>
                <w:right w:val="none" w:sz="0" w:space="0" w:color="auto"/>
              </w:divBdr>
            </w:div>
            <w:div w:id="282078545">
              <w:marLeft w:val="0"/>
              <w:marRight w:val="0"/>
              <w:marTop w:val="0"/>
              <w:marBottom w:val="0"/>
              <w:divBdr>
                <w:top w:val="none" w:sz="0" w:space="0" w:color="auto"/>
                <w:left w:val="none" w:sz="0" w:space="0" w:color="auto"/>
                <w:bottom w:val="none" w:sz="0" w:space="0" w:color="auto"/>
                <w:right w:val="none" w:sz="0" w:space="0" w:color="auto"/>
              </w:divBdr>
            </w:div>
            <w:div w:id="322318386">
              <w:marLeft w:val="0"/>
              <w:marRight w:val="0"/>
              <w:marTop w:val="0"/>
              <w:marBottom w:val="0"/>
              <w:divBdr>
                <w:top w:val="none" w:sz="0" w:space="0" w:color="auto"/>
                <w:left w:val="none" w:sz="0" w:space="0" w:color="auto"/>
                <w:bottom w:val="none" w:sz="0" w:space="0" w:color="auto"/>
                <w:right w:val="none" w:sz="0" w:space="0" w:color="auto"/>
              </w:divBdr>
            </w:div>
            <w:div w:id="383024837">
              <w:marLeft w:val="0"/>
              <w:marRight w:val="0"/>
              <w:marTop w:val="0"/>
              <w:marBottom w:val="0"/>
              <w:divBdr>
                <w:top w:val="none" w:sz="0" w:space="0" w:color="auto"/>
                <w:left w:val="none" w:sz="0" w:space="0" w:color="auto"/>
                <w:bottom w:val="none" w:sz="0" w:space="0" w:color="auto"/>
                <w:right w:val="none" w:sz="0" w:space="0" w:color="auto"/>
              </w:divBdr>
            </w:div>
            <w:div w:id="486242964">
              <w:marLeft w:val="0"/>
              <w:marRight w:val="0"/>
              <w:marTop w:val="0"/>
              <w:marBottom w:val="0"/>
              <w:divBdr>
                <w:top w:val="none" w:sz="0" w:space="0" w:color="auto"/>
                <w:left w:val="none" w:sz="0" w:space="0" w:color="auto"/>
                <w:bottom w:val="none" w:sz="0" w:space="0" w:color="auto"/>
                <w:right w:val="none" w:sz="0" w:space="0" w:color="auto"/>
              </w:divBdr>
            </w:div>
            <w:div w:id="492531205">
              <w:marLeft w:val="0"/>
              <w:marRight w:val="0"/>
              <w:marTop w:val="0"/>
              <w:marBottom w:val="0"/>
              <w:divBdr>
                <w:top w:val="none" w:sz="0" w:space="0" w:color="auto"/>
                <w:left w:val="none" w:sz="0" w:space="0" w:color="auto"/>
                <w:bottom w:val="none" w:sz="0" w:space="0" w:color="auto"/>
                <w:right w:val="none" w:sz="0" w:space="0" w:color="auto"/>
              </w:divBdr>
            </w:div>
            <w:div w:id="523985297">
              <w:marLeft w:val="0"/>
              <w:marRight w:val="0"/>
              <w:marTop w:val="0"/>
              <w:marBottom w:val="0"/>
              <w:divBdr>
                <w:top w:val="none" w:sz="0" w:space="0" w:color="auto"/>
                <w:left w:val="none" w:sz="0" w:space="0" w:color="auto"/>
                <w:bottom w:val="none" w:sz="0" w:space="0" w:color="auto"/>
                <w:right w:val="none" w:sz="0" w:space="0" w:color="auto"/>
              </w:divBdr>
            </w:div>
            <w:div w:id="559294118">
              <w:marLeft w:val="0"/>
              <w:marRight w:val="0"/>
              <w:marTop w:val="0"/>
              <w:marBottom w:val="0"/>
              <w:divBdr>
                <w:top w:val="none" w:sz="0" w:space="0" w:color="auto"/>
                <w:left w:val="none" w:sz="0" w:space="0" w:color="auto"/>
                <w:bottom w:val="none" w:sz="0" w:space="0" w:color="auto"/>
                <w:right w:val="none" w:sz="0" w:space="0" w:color="auto"/>
              </w:divBdr>
            </w:div>
            <w:div w:id="572083217">
              <w:marLeft w:val="0"/>
              <w:marRight w:val="0"/>
              <w:marTop w:val="0"/>
              <w:marBottom w:val="0"/>
              <w:divBdr>
                <w:top w:val="none" w:sz="0" w:space="0" w:color="auto"/>
                <w:left w:val="none" w:sz="0" w:space="0" w:color="auto"/>
                <w:bottom w:val="none" w:sz="0" w:space="0" w:color="auto"/>
                <w:right w:val="none" w:sz="0" w:space="0" w:color="auto"/>
              </w:divBdr>
            </w:div>
            <w:div w:id="600721764">
              <w:marLeft w:val="0"/>
              <w:marRight w:val="0"/>
              <w:marTop w:val="0"/>
              <w:marBottom w:val="0"/>
              <w:divBdr>
                <w:top w:val="none" w:sz="0" w:space="0" w:color="auto"/>
                <w:left w:val="none" w:sz="0" w:space="0" w:color="auto"/>
                <w:bottom w:val="none" w:sz="0" w:space="0" w:color="auto"/>
                <w:right w:val="none" w:sz="0" w:space="0" w:color="auto"/>
              </w:divBdr>
            </w:div>
            <w:div w:id="602953310">
              <w:marLeft w:val="0"/>
              <w:marRight w:val="0"/>
              <w:marTop w:val="0"/>
              <w:marBottom w:val="0"/>
              <w:divBdr>
                <w:top w:val="none" w:sz="0" w:space="0" w:color="auto"/>
                <w:left w:val="none" w:sz="0" w:space="0" w:color="auto"/>
                <w:bottom w:val="none" w:sz="0" w:space="0" w:color="auto"/>
                <w:right w:val="none" w:sz="0" w:space="0" w:color="auto"/>
              </w:divBdr>
            </w:div>
            <w:div w:id="627318098">
              <w:marLeft w:val="0"/>
              <w:marRight w:val="0"/>
              <w:marTop w:val="0"/>
              <w:marBottom w:val="0"/>
              <w:divBdr>
                <w:top w:val="none" w:sz="0" w:space="0" w:color="auto"/>
                <w:left w:val="none" w:sz="0" w:space="0" w:color="auto"/>
                <w:bottom w:val="none" w:sz="0" w:space="0" w:color="auto"/>
                <w:right w:val="none" w:sz="0" w:space="0" w:color="auto"/>
              </w:divBdr>
            </w:div>
            <w:div w:id="628633785">
              <w:marLeft w:val="0"/>
              <w:marRight w:val="0"/>
              <w:marTop w:val="0"/>
              <w:marBottom w:val="0"/>
              <w:divBdr>
                <w:top w:val="none" w:sz="0" w:space="0" w:color="auto"/>
                <w:left w:val="none" w:sz="0" w:space="0" w:color="auto"/>
                <w:bottom w:val="none" w:sz="0" w:space="0" w:color="auto"/>
                <w:right w:val="none" w:sz="0" w:space="0" w:color="auto"/>
              </w:divBdr>
            </w:div>
            <w:div w:id="638457447">
              <w:marLeft w:val="0"/>
              <w:marRight w:val="0"/>
              <w:marTop w:val="0"/>
              <w:marBottom w:val="0"/>
              <w:divBdr>
                <w:top w:val="none" w:sz="0" w:space="0" w:color="auto"/>
                <w:left w:val="none" w:sz="0" w:space="0" w:color="auto"/>
                <w:bottom w:val="none" w:sz="0" w:space="0" w:color="auto"/>
                <w:right w:val="none" w:sz="0" w:space="0" w:color="auto"/>
              </w:divBdr>
            </w:div>
            <w:div w:id="692919633">
              <w:marLeft w:val="0"/>
              <w:marRight w:val="0"/>
              <w:marTop w:val="0"/>
              <w:marBottom w:val="0"/>
              <w:divBdr>
                <w:top w:val="none" w:sz="0" w:space="0" w:color="auto"/>
                <w:left w:val="none" w:sz="0" w:space="0" w:color="auto"/>
                <w:bottom w:val="none" w:sz="0" w:space="0" w:color="auto"/>
                <w:right w:val="none" w:sz="0" w:space="0" w:color="auto"/>
              </w:divBdr>
            </w:div>
            <w:div w:id="703558583">
              <w:marLeft w:val="0"/>
              <w:marRight w:val="0"/>
              <w:marTop w:val="0"/>
              <w:marBottom w:val="0"/>
              <w:divBdr>
                <w:top w:val="none" w:sz="0" w:space="0" w:color="auto"/>
                <w:left w:val="none" w:sz="0" w:space="0" w:color="auto"/>
                <w:bottom w:val="none" w:sz="0" w:space="0" w:color="auto"/>
                <w:right w:val="none" w:sz="0" w:space="0" w:color="auto"/>
              </w:divBdr>
            </w:div>
            <w:div w:id="712390082">
              <w:marLeft w:val="0"/>
              <w:marRight w:val="0"/>
              <w:marTop w:val="0"/>
              <w:marBottom w:val="0"/>
              <w:divBdr>
                <w:top w:val="none" w:sz="0" w:space="0" w:color="auto"/>
                <w:left w:val="none" w:sz="0" w:space="0" w:color="auto"/>
                <w:bottom w:val="none" w:sz="0" w:space="0" w:color="auto"/>
                <w:right w:val="none" w:sz="0" w:space="0" w:color="auto"/>
              </w:divBdr>
            </w:div>
            <w:div w:id="722220604">
              <w:marLeft w:val="0"/>
              <w:marRight w:val="0"/>
              <w:marTop w:val="0"/>
              <w:marBottom w:val="0"/>
              <w:divBdr>
                <w:top w:val="none" w:sz="0" w:space="0" w:color="auto"/>
                <w:left w:val="none" w:sz="0" w:space="0" w:color="auto"/>
                <w:bottom w:val="none" w:sz="0" w:space="0" w:color="auto"/>
                <w:right w:val="none" w:sz="0" w:space="0" w:color="auto"/>
              </w:divBdr>
            </w:div>
            <w:div w:id="728459377">
              <w:marLeft w:val="0"/>
              <w:marRight w:val="0"/>
              <w:marTop w:val="0"/>
              <w:marBottom w:val="0"/>
              <w:divBdr>
                <w:top w:val="none" w:sz="0" w:space="0" w:color="auto"/>
                <w:left w:val="none" w:sz="0" w:space="0" w:color="auto"/>
                <w:bottom w:val="none" w:sz="0" w:space="0" w:color="auto"/>
                <w:right w:val="none" w:sz="0" w:space="0" w:color="auto"/>
              </w:divBdr>
            </w:div>
            <w:div w:id="734476640">
              <w:marLeft w:val="0"/>
              <w:marRight w:val="0"/>
              <w:marTop w:val="0"/>
              <w:marBottom w:val="0"/>
              <w:divBdr>
                <w:top w:val="none" w:sz="0" w:space="0" w:color="auto"/>
                <w:left w:val="none" w:sz="0" w:space="0" w:color="auto"/>
                <w:bottom w:val="none" w:sz="0" w:space="0" w:color="auto"/>
                <w:right w:val="none" w:sz="0" w:space="0" w:color="auto"/>
              </w:divBdr>
            </w:div>
            <w:div w:id="766190503">
              <w:marLeft w:val="0"/>
              <w:marRight w:val="0"/>
              <w:marTop w:val="0"/>
              <w:marBottom w:val="0"/>
              <w:divBdr>
                <w:top w:val="none" w:sz="0" w:space="0" w:color="auto"/>
                <w:left w:val="none" w:sz="0" w:space="0" w:color="auto"/>
                <w:bottom w:val="none" w:sz="0" w:space="0" w:color="auto"/>
                <w:right w:val="none" w:sz="0" w:space="0" w:color="auto"/>
              </w:divBdr>
            </w:div>
            <w:div w:id="793524529">
              <w:marLeft w:val="0"/>
              <w:marRight w:val="0"/>
              <w:marTop w:val="0"/>
              <w:marBottom w:val="0"/>
              <w:divBdr>
                <w:top w:val="none" w:sz="0" w:space="0" w:color="auto"/>
                <w:left w:val="none" w:sz="0" w:space="0" w:color="auto"/>
                <w:bottom w:val="none" w:sz="0" w:space="0" w:color="auto"/>
                <w:right w:val="none" w:sz="0" w:space="0" w:color="auto"/>
              </w:divBdr>
            </w:div>
            <w:div w:id="806313476">
              <w:marLeft w:val="0"/>
              <w:marRight w:val="0"/>
              <w:marTop w:val="0"/>
              <w:marBottom w:val="0"/>
              <w:divBdr>
                <w:top w:val="none" w:sz="0" w:space="0" w:color="auto"/>
                <w:left w:val="none" w:sz="0" w:space="0" w:color="auto"/>
                <w:bottom w:val="none" w:sz="0" w:space="0" w:color="auto"/>
                <w:right w:val="none" w:sz="0" w:space="0" w:color="auto"/>
              </w:divBdr>
            </w:div>
            <w:div w:id="815342505">
              <w:marLeft w:val="0"/>
              <w:marRight w:val="0"/>
              <w:marTop w:val="0"/>
              <w:marBottom w:val="0"/>
              <w:divBdr>
                <w:top w:val="none" w:sz="0" w:space="0" w:color="auto"/>
                <w:left w:val="none" w:sz="0" w:space="0" w:color="auto"/>
                <w:bottom w:val="none" w:sz="0" w:space="0" w:color="auto"/>
                <w:right w:val="none" w:sz="0" w:space="0" w:color="auto"/>
              </w:divBdr>
            </w:div>
            <w:div w:id="840394473">
              <w:marLeft w:val="0"/>
              <w:marRight w:val="0"/>
              <w:marTop w:val="0"/>
              <w:marBottom w:val="0"/>
              <w:divBdr>
                <w:top w:val="none" w:sz="0" w:space="0" w:color="auto"/>
                <w:left w:val="none" w:sz="0" w:space="0" w:color="auto"/>
                <w:bottom w:val="none" w:sz="0" w:space="0" w:color="auto"/>
                <w:right w:val="none" w:sz="0" w:space="0" w:color="auto"/>
              </w:divBdr>
            </w:div>
            <w:div w:id="857504620">
              <w:marLeft w:val="0"/>
              <w:marRight w:val="0"/>
              <w:marTop w:val="0"/>
              <w:marBottom w:val="0"/>
              <w:divBdr>
                <w:top w:val="none" w:sz="0" w:space="0" w:color="auto"/>
                <w:left w:val="none" w:sz="0" w:space="0" w:color="auto"/>
                <w:bottom w:val="none" w:sz="0" w:space="0" w:color="auto"/>
                <w:right w:val="none" w:sz="0" w:space="0" w:color="auto"/>
              </w:divBdr>
            </w:div>
            <w:div w:id="873032576">
              <w:marLeft w:val="0"/>
              <w:marRight w:val="0"/>
              <w:marTop w:val="0"/>
              <w:marBottom w:val="0"/>
              <w:divBdr>
                <w:top w:val="none" w:sz="0" w:space="0" w:color="auto"/>
                <w:left w:val="none" w:sz="0" w:space="0" w:color="auto"/>
                <w:bottom w:val="none" w:sz="0" w:space="0" w:color="auto"/>
                <w:right w:val="none" w:sz="0" w:space="0" w:color="auto"/>
              </w:divBdr>
            </w:div>
            <w:div w:id="904879068">
              <w:marLeft w:val="0"/>
              <w:marRight w:val="0"/>
              <w:marTop w:val="0"/>
              <w:marBottom w:val="0"/>
              <w:divBdr>
                <w:top w:val="none" w:sz="0" w:space="0" w:color="auto"/>
                <w:left w:val="none" w:sz="0" w:space="0" w:color="auto"/>
                <w:bottom w:val="none" w:sz="0" w:space="0" w:color="auto"/>
                <w:right w:val="none" w:sz="0" w:space="0" w:color="auto"/>
              </w:divBdr>
            </w:div>
            <w:div w:id="918754572">
              <w:marLeft w:val="0"/>
              <w:marRight w:val="0"/>
              <w:marTop w:val="0"/>
              <w:marBottom w:val="0"/>
              <w:divBdr>
                <w:top w:val="none" w:sz="0" w:space="0" w:color="auto"/>
                <w:left w:val="none" w:sz="0" w:space="0" w:color="auto"/>
                <w:bottom w:val="none" w:sz="0" w:space="0" w:color="auto"/>
                <w:right w:val="none" w:sz="0" w:space="0" w:color="auto"/>
              </w:divBdr>
            </w:div>
            <w:div w:id="964121275">
              <w:marLeft w:val="0"/>
              <w:marRight w:val="0"/>
              <w:marTop w:val="0"/>
              <w:marBottom w:val="0"/>
              <w:divBdr>
                <w:top w:val="none" w:sz="0" w:space="0" w:color="auto"/>
                <w:left w:val="none" w:sz="0" w:space="0" w:color="auto"/>
                <w:bottom w:val="none" w:sz="0" w:space="0" w:color="auto"/>
                <w:right w:val="none" w:sz="0" w:space="0" w:color="auto"/>
              </w:divBdr>
            </w:div>
            <w:div w:id="986281134">
              <w:marLeft w:val="0"/>
              <w:marRight w:val="0"/>
              <w:marTop w:val="0"/>
              <w:marBottom w:val="0"/>
              <w:divBdr>
                <w:top w:val="none" w:sz="0" w:space="0" w:color="auto"/>
                <w:left w:val="none" w:sz="0" w:space="0" w:color="auto"/>
                <w:bottom w:val="none" w:sz="0" w:space="0" w:color="auto"/>
                <w:right w:val="none" w:sz="0" w:space="0" w:color="auto"/>
              </w:divBdr>
            </w:div>
            <w:div w:id="1025910158">
              <w:marLeft w:val="0"/>
              <w:marRight w:val="0"/>
              <w:marTop w:val="0"/>
              <w:marBottom w:val="0"/>
              <w:divBdr>
                <w:top w:val="none" w:sz="0" w:space="0" w:color="auto"/>
                <w:left w:val="none" w:sz="0" w:space="0" w:color="auto"/>
                <w:bottom w:val="none" w:sz="0" w:space="0" w:color="auto"/>
                <w:right w:val="none" w:sz="0" w:space="0" w:color="auto"/>
              </w:divBdr>
            </w:div>
            <w:div w:id="1026322755">
              <w:marLeft w:val="0"/>
              <w:marRight w:val="0"/>
              <w:marTop w:val="0"/>
              <w:marBottom w:val="0"/>
              <w:divBdr>
                <w:top w:val="none" w:sz="0" w:space="0" w:color="auto"/>
                <w:left w:val="none" w:sz="0" w:space="0" w:color="auto"/>
                <w:bottom w:val="none" w:sz="0" w:space="0" w:color="auto"/>
                <w:right w:val="none" w:sz="0" w:space="0" w:color="auto"/>
              </w:divBdr>
            </w:div>
            <w:div w:id="1026637838">
              <w:marLeft w:val="0"/>
              <w:marRight w:val="0"/>
              <w:marTop w:val="0"/>
              <w:marBottom w:val="0"/>
              <w:divBdr>
                <w:top w:val="none" w:sz="0" w:space="0" w:color="auto"/>
                <w:left w:val="none" w:sz="0" w:space="0" w:color="auto"/>
                <w:bottom w:val="none" w:sz="0" w:space="0" w:color="auto"/>
                <w:right w:val="none" w:sz="0" w:space="0" w:color="auto"/>
              </w:divBdr>
            </w:div>
            <w:div w:id="1032727373">
              <w:marLeft w:val="0"/>
              <w:marRight w:val="0"/>
              <w:marTop w:val="0"/>
              <w:marBottom w:val="0"/>
              <w:divBdr>
                <w:top w:val="none" w:sz="0" w:space="0" w:color="auto"/>
                <w:left w:val="none" w:sz="0" w:space="0" w:color="auto"/>
                <w:bottom w:val="none" w:sz="0" w:space="0" w:color="auto"/>
                <w:right w:val="none" w:sz="0" w:space="0" w:color="auto"/>
              </w:divBdr>
            </w:div>
            <w:div w:id="1071125323">
              <w:marLeft w:val="0"/>
              <w:marRight w:val="0"/>
              <w:marTop w:val="0"/>
              <w:marBottom w:val="0"/>
              <w:divBdr>
                <w:top w:val="none" w:sz="0" w:space="0" w:color="auto"/>
                <w:left w:val="none" w:sz="0" w:space="0" w:color="auto"/>
                <w:bottom w:val="none" w:sz="0" w:space="0" w:color="auto"/>
                <w:right w:val="none" w:sz="0" w:space="0" w:color="auto"/>
              </w:divBdr>
            </w:div>
            <w:div w:id="1107654910">
              <w:marLeft w:val="0"/>
              <w:marRight w:val="0"/>
              <w:marTop w:val="0"/>
              <w:marBottom w:val="0"/>
              <w:divBdr>
                <w:top w:val="none" w:sz="0" w:space="0" w:color="auto"/>
                <w:left w:val="none" w:sz="0" w:space="0" w:color="auto"/>
                <w:bottom w:val="none" w:sz="0" w:space="0" w:color="auto"/>
                <w:right w:val="none" w:sz="0" w:space="0" w:color="auto"/>
              </w:divBdr>
            </w:div>
            <w:div w:id="1152530031">
              <w:marLeft w:val="0"/>
              <w:marRight w:val="0"/>
              <w:marTop w:val="0"/>
              <w:marBottom w:val="0"/>
              <w:divBdr>
                <w:top w:val="none" w:sz="0" w:space="0" w:color="auto"/>
                <w:left w:val="none" w:sz="0" w:space="0" w:color="auto"/>
                <w:bottom w:val="none" w:sz="0" w:space="0" w:color="auto"/>
                <w:right w:val="none" w:sz="0" w:space="0" w:color="auto"/>
              </w:divBdr>
            </w:div>
            <w:div w:id="1159690173">
              <w:marLeft w:val="0"/>
              <w:marRight w:val="0"/>
              <w:marTop w:val="0"/>
              <w:marBottom w:val="0"/>
              <w:divBdr>
                <w:top w:val="none" w:sz="0" w:space="0" w:color="auto"/>
                <w:left w:val="none" w:sz="0" w:space="0" w:color="auto"/>
                <w:bottom w:val="none" w:sz="0" w:space="0" w:color="auto"/>
                <w:right w:val="none" w:sz="0" w:space="0" w:color="auto"/>
              </w:divBdr>
            </w:div>
            <w:div w:id="1171143354">
              <w:marLeft w:val="0"/>
              <w:marRight w:val="0"/>
              <w:marTop w:val="0"/>
              <w:marBottom w:val="0"/>
              <w:divBdr>
                <w:top w:val="none" w:sz="0" w:space="0" w:color="auto"/>
                <w:left w:val="none" w:sz="0" w:space="0" w:color="auto"/>
                <w:bottom w:val="none" w:sz="0" w:space="0" w:color="auto"/>
                <w:right w:val="none" w:sz="0" w:space="0" w:color="auto"/>
              </w:divBdr>
            </w:div>
            <w:div w:id="1181970778">
              <w:marLeft w:val="0"/>
              <w:marRight w:val="0"/>
              <w:marTop w:val="0"/>
              <w:marBottom w:val="0"/>
              <w:divBdr>
                <w:top w:val="none" w:sz="0" w:space="0" w:color="auto"/>
                <w:left w:val="none" w:sz="0" w:space="0" w:color="auto"/>
                <w:bottom w:val="none" w:sz="0" w:space="0" w:color="auto"/>
                <w:right w:val="none" w:sz="0" w:space="0" w:color="auto"/>
              </w:divBdr>
            </w:div>
            <w:div w:id="1184976000">
              <w:marLeft w:val="0"/>
              <w:marRight w:val="0"/>
              <w:marTop w:val="0"/>
              <w:marBottom w:val="0"/>
              <w:divBdr>
                <w:top w:val="none" w:sz="0" w:space="0" w:color="auto"/>
                <w:left w:val="none" w:sz="0" w:space="0" w:color="auto"/>
                <w:bottom w:val="none" w:sz="0" w:space="0" w:color="auto"/>
                <w:right w:val="none" w:sz="0" w:space="0" w:color="auto"/>
              </w:divBdr>
            </w:div>
            <w:div w:id="1205675686">
              <w:marLeft w:val="0"/>
              <w:marRight w:val="0"/>
              <w:marTop w:val="0"/>
              <w:marBottom w:val="0"/>
              <w:divBdr>
                <w:top w:val="none" w:sz="0" w:space="0" w:color="auto"/>
                <w:left w:val="none" w:sz="0" w:space="0" w:color="auto"/>
                <w:bottom w:val="none" w:sz="0" w:space="0" w:color="auto"/>
                <w:right w:val="none" w:sz="0" w:space="0" w:color="auto"/>
              </w:divBdr>
            </w:div>
            <w:div w:id="1228033662">
              <w:marLeft w:val="0"/>
              <w:marRight w:val="0"/>
              <w:marTop w:val="0"/>
              <w:marBottom w:val="0"/>
              <w:divBdr>
                <w:top w:val="none" w:sz="0" w:space="0" w:color="auto"/>
                <w:left w:val="none" w:sz="0" w:space="0" w:color="auto"/>
                <w:bottom w:val="none" w:sz="0" w:space="0" w:color="auto"/>
                <w:right w:val="none" w:sz="0" w:space="0" w:color="auto"/>
              </w:divBdr>
            </w:div>
            <w:div w:id="1282879491">
              <w:marLeft w:val="0"/>
              <w:marRight w:val="0"/>
              <w:marTop w:val="0"/>
              <w:marBottom w:val="0"/>
              <w:divBdr>
                <w:top w:val="none" w:sz="0" w:space="0" w:color="auto"/>
                <w:left w:val="none" w:sz="0" w:space="0" w:color="auto"/>
                <w:bottom w:val="none" w:sz="0" w:space="0" w:color="auto"/>
                <w:right w:val="none" w:sz="0" w:space="0" w:color="auto"/>
              </w:divBdr>
            </w:div>
            <w:div w:id="1286740312">
              <w:marLeft w:val="0"/>
              <w:marRight w:val="0"/>
              <w:marTop w:val="0"/>
              <w:marBottom w:val="0"/>
              <w:divBdr>
                <w:top w:val="none" w:sz="0" w:space="0" w:color="auto"/>
                <w:left w:val="none" w:sz="0" w:space="0" w:color="auto"/>
                <w:bottom w:val="none" w:sz="0" w:space="0" w:color="auto"/>
                <w:right w:val="none" w:sz="0" w:space="0" w:color="auto"/>
              </w:divBdr>
            </w:div>
            <w:div w:id="1341083667">
              <w:marLeft w:val="0"/>
              <w:marRight w:val="0"/>
              <w:marTop w:val="0"/>
              <w:marBottom w:val="0"/>
              <w:divBdr>
                <w:top w:val="none" w:sz="0" w:space="0" w:color="auto"/>
                <w:left w:val="none" w:sz="0" w:space="0" w:color="auto"/>
                <w:bottom w:val="none" w:sz="0" w:space="0" w:color="auto"/>
                <w:right w:val="none" w:sz="0" w:space="0" w:color="auto"/>
              </w:divBdr>
            </w:div>
            <w:div w:id="1348099897">
              <w:marLeft w:val="0"/>
              <w:marRight w:val="0"/>
              <w:marTop w:val="0"/>
              <w:marBottom w:val="0"/>
              <w:divBdr>
                <w:top w:val="none" w:sz="0" w:space="0" w:color="auto"/>
                <w:left w:val="none" w:sz="0" w:space="0" w:color="auto"/>
                <w:bottom w:val="none" w:sz="0" w:space="0" w:color="auto"/>
                <w:right w:val="none" w:sz="0" w:space="0" w:color="auto"/>
              </w:divBdr>
            </w:div>
            <w:div w:id="1350720228">
              <w:marLeft w:val="0"/>
              <w:marRight w:val="0"/>
              <w:marTop w:val="0"/>
              <w:marBottom w:val="0"/>
              <w:divBdr>
                <w:top w:val="none" w:sz="0" w:space="0" w:color="auto"/>
                <w:left w:val="none" w:sz="0" w:space="0" w:color="auto"/>
                <w:bottom w:val="none" w:sz="0" w:space="0" w:color="auto"/>
                <w:right w:val="none" w:sz="0" w:space="0" w:color="auto"/>
              </w:divBdr>
            </w:div>
            <w:div w:id="1352564561">
              <w:marLeft w:val="0"/>
              <w:marRight w:val="0"/>
              <w:marTop w:val="0"/>
              <w:marBottom w:val="0"/>
              <w:divBdr>
                <w:top w:val="none" w:sz="0" w:space="0" w:color="auto"/>
                <w:left w:val="none" w:sz="0" w:space="0" w:color="auto"/>
                <w:bottom w:val="none" w:sz="0" w:space="0" w:color="auto"/>
                <w:right w:val="none" w:sz="0" w:space="0" w:color="auto"/>
              </w:divBdr>
            </w:div>
            <w:div w:id="1382173426">
              <w:marLeft w:val="0"/>
              <w:marRight w:val="0"/>
              <w:marTop w:val="0"/>
              <w:marBottom w:val="0"/>
              <w:divBdr>
                <w:top w:val="none" w:sz="0" w:space="0" w:color="auto"/>
                <w:left w:val="none" w:sz="0" w:space="0" w:color="auto"/>
                <w:bottom w:val="none" w:sz="0" w:space="0" w:color="auto"/>
                <w:right w:val="none" w:sz="0" w:space="0" w:color="auto"/>
              </w:divBdr>
            </w:div>
            <w:div w:id="1448813015">
              <w:marLeft w:val="0"/>
              <w:marRight w:val="0"/>
              <w:marTop w:val="0"/>
              <w:marBottom w:val="0"/>
              <w:divBdr>
                <w:top w:val="none" w:sz="0" w:space="0" w:color="auto"/>
                <w:left w:val="none" w:sz="0" w:space="0" w:color="auto"/>
                <w:bottom w:val="none" w:sz="0" w:space="0" w:color="auto"/>
                <w:right w:val="none" w:sz="0" w:space="0" w:color="auto"/>
              </w:divBdr>
            </w:div>
            <w:div w:id="1472793406">
              <w:marLeft w:val="0"/>
              <w:marRight w:val="0"/>
              <w:marTop w:val="0"/>
              <w:marBottom w:val="0"/>
              <w:divBdr>
                <w:top w:val="none" w:sz="0" w:space="0" w:color="auto"/>
                <w:left w:val="none" w:sz="0" w:space="0" w:color="auto"/>
                <w:bottom w:val="none" w:sz="0" w:space="0" w:color="auto"/>
                <w:right w:val="none" w:sz="0" w:space="0" w:color="auto"/>
              </w:divBdr>
            </w:div>
            <w:div w:id="1488134749">
              <w:marLeft w:val="0"/>
              <w:marRight w:val="0"/>
              <w:marTop w:val="0"/>
              <w:marBottom w:val="0"/>
              <w:divBdr>
                <w:top w:val="none" w:sz="0" w:space="0" w:color="auto"/>
                <w:left w:val="none" w:sz="0" w:space="0" w:color="auto"/>
                <w:bottom w:val="none" w:sz="0" w:space="0" w:color="auto"/>
                <w:right w:val="none" w:sz="0" w:space="0" w:color="auto"/>
              </w:divBdr>
            </w:div>
            <w:div w:id="1488323686">
              <w:marLeft w:val="0"/>
              <w:marRight w:val="0"/>
              <w:marTop w:val="0"/>
              <w:marBottom w:val="0"/>
              <w:divBdr>
                <w:top w:val="none" w:sz="0" w:space="0" w:color="auto"/>
                <w:left w:val="none" w:sz="0" w:space="0" w:color="auto"/>
                <w:bottom w:val="none" w:sz="0" w:space="0" w:color="auto"/>
                <w:right w:val="none" w:sz="0" w:space="0" w:color="auto"/>
              </w:divBdr>
            </w:div>
            <w:div w:id="1511219165">
              <w:marLeft w:val="0"/>
              <w:marRight w:val="0"/>
              <w:marTop w:val="0"/>
              <w:marBottom w:val="0"/>
              <w:divBdr>
                <w:top w:val="none" w:sz="0" w:space="0" w:color="auto"/>
                <w:left w:val="none" w:sz="0" w:space="0" w:color="auto"/>
                <w:bottom w:val="none" w:sz="0" w:space="0" w:color="auto"/>
                <w:right w:val="none" w:sz="0" w:space="0" w:color="auto"/>
              </w:divBdr>
            </w:div>
            <w:div w:id="1514803703">
              <w:marLeft w:val="0"/>
              <w:marRight w:val="0"/>
              <w:marTop w:val="0"/>
              <w:marBottom w:val="0"/>
              <w:divBdr>
                <w:top w:val="none" w:sz="0" w:space="0" w:color="auto"/>
                <w:left w:val="none" w:sz="0" w:space="0" w:color="auto"/>
                <w:bottom w:val="none" w:sz="0" w:space="0" w:color="auto"/>
                <w:right w:val="none" w:sz="0" w:space="0" w:color="auto"/>
              </w:divBdr>
            </w:div>
            <w:div w:id="1545404766">
              <w:marLeft w:val="0"/>
              <w:marRight w:val="0"/>
              <w:marTop w:val="0"/>
              <w:marBottom w:val="0"/>
              <w:divBdr>
                <w:top w:val="none" w:sz="0" w:space="0" w:color="auto"/>
                <w:left w:val="none" w:sz="0" w:space="0" w:color="auto"/>
                <w:bottom w:val="none" w:sz="0" w:space="0" w:color="auto"/>
                <w:right w:val="none" w:sz="0" w:space="0" w:color="auto"/>
              </w:divBdr>
            </w:div>
            <w:div w:id="1566915038">
              <w:marLeft w:val="0"/>
              <w:marRight w:val="0"/>
              <w:marTop w:val="0"/>
              <w:marBottom w:val="0"/>
              <w:divBdr>
                <w:top w:val="none" w:sz="0" w:space="0" w:color="auto"/>
                <w:left w:val="none" w:sz="0" w:space="0" w:color="auto"/>
                <w:bottom w:val="none" w:sz="0" w:space="0" w:color="auto"/>
                <w:right w:val="none" w:sz="0" w:space="0" w:color="auto"/>
              </w:divBdr>
            </w:div>
            <w:div w:id="1583834339">
              <w:marLeft w:val="0"/>
              <w:marRight w:val="0"/>
              <w:marTop w:val="0"/>
              <w:marBottom w:val="0"/>
              <w:divBdr>
                <w:top w:val="none" w:sz="0" w:space="0" w:color="auto"/>
                <w:left w:val="none" w:sz="0" w:space="0" w:color="auto"/>
                <w:bottom w:val="none" w:sz="0" w:space="0" w:color="auto"/>
                <w:right w:val="none" w:sz="0" w:space="0" w:color="auto"/>
              </w:divBdr>
            </w:div>
            <w:div w:id="1590964227">
              <w:marLeft w:val="0"/>
              <w:marRight w:val="0"/>
              <w:marTop w:val="0"/>
              <w:marBottom w:val="0"/>
              <w:divBdr>
                <w:top w:val="none" w:sz="0" w:space="0" w:color="auto"/>
                <w:left w:val="none" w:sz="0" w:space="0" w:color="auto"/>
                <w:bottom w:val="none" w:sz="0" w:space="0" w:color="auto"/>
                <w:right w:val="none" w:sz="0" w:space="0" w:color="auto"/>
              </w:divBdr>
            </w:div>
            <w:div w:id="1606772234">
              <w:marLeft w:val="0"/>
              <w:marRight w:val="0"/>
              <w:marTop w:val="0"/>
              <w:marBottom w:val="0"/>
              <w:divBdr>
                <w:top w:val="none" w:sz="0" w:space="0" w:color="auto"/>
                <w:left w:val="none" w:sz="0" w:space="0" w:color="auto"/>
                <w:bottom w:val="none" w:sz="0" w:space="0" w:color="auto"/>
                <w:right w:val="none" w:sz="0" w:space="0" w:color="auto"/>
              </w:divBdr>
            </w:div>
            <w:div w:id="1716731494">
              <w:marLeft w:val="0"/>
              <w:marRight w:val="0"/>
              <w:marTop w:val="0"/>
              <w:marBottom w:val="0"/>
              <w:divBdr>
                <w:top w:val="none" w:sz="0" w:space="0" w:color="auto"/>
                <w:left w:val="none" w:sz="0" w:space="0" w:color="auto"/>
                <w:bottom w:val="none" w:sz="0" w:space="0" w:color="auto"/>
                <w:right w:val="none" w:sz="0" w:space="0" w:color="auto"/>
              </w:divBdr>
            </w:div>
            <w:div w:id="1723289527">
              <w:marLeft w:val="0"/>
              <w:marRight w:val="0"/>
              <w:marTop w:val="0"/>
              <w:marBottom w:val="0"/>
              <w:divBdr>
                <w:top w:val="none" w:sz="0" w:space="0" w:color="auto"/>
                <w:left w:val="none" w:sz="0" w:space="0" w:color="auto"/>
                <w:bottom w:val="none" w:sz="0" w:space="0" w:color="auto"/>
                <w:right w:val="none" w:sz="0" w:space="0" w:color="auto"/>
              </w:divBdr>
            </w:div>
            <w:div w:id="1741245840">
              <w:marLeft w:val="0"/>
              <w:marRight w:val="0"/>
              <w:marTop w:val="0"/>
              <w:marBottom w:val="0"/>
              <w:divBdr>
                <w:top w:val="none" w:sz="0" w:space="0" w:color="auto"/>
                <w:left w:val="none" w:sz="0" w:space="0" w:color="auto"/>
                <w:bottom w:val="none" w:sz="0" w:space="0" w:color="auto"/>
                <w:right w:val="none" w:sz="0" w:space="0" w:color="auto"/>
              </w:divBdr>
            </w:div>
            <w:div w:id="1761759332">
              <w:marLeft w:val="0"/>
              <w:marRight w:val="0"/>
              <w:marTop w:val="0"/>
              <w:marBottom w:val="0"/>
              <w:divBdr>
                <w:top w:val="none" w:sz="0" w:space="0" w:color="auto"/>
                <w:left w:val="none" w:sz="0" w:space="0" w:color="auto"/>
                <w:bottom w:val="none" w:sz="0" w:space="0" w:color="auto"/>
                <w:right w:val="none" w:sz="0" w:space="0" w:color="auto"/>
              </w:divBdr>
            </w:div>
            <w:div w:id="1769889786">
              <w:marLeft w:val="0"/>
              <w:marRight w:val="0"/>
              <w:marTop w:val="0"/>
              <w:marBottom w:val="0"/>
              <w:divBdr>
                <w:top w:val="none" w:sz="0" w:space="0" w:color="auto"/>
                <w:left w:val="none" w:sz="0" w:space="0" w:color="auto"/>
                <w:bottom w:val="none" w:sz="0" w:space="0" w:color="auto"/>
                <w:right w:val="none" w:sz="0" w:space="0" w:color="auto"/>
              </w:divBdr>
            </w:div>
            <w:div w:id="1789012322">
              <w:marLeft w:val="0"/>
              <w:marRight w:val="0"/>
              <w:marTop w:val="0"/>
              <w:marBottom w:val="0"/>
              <w:divBdr>
                <w:top w:val="none" w:sz="0" w:space="0" w:color="auto"/>
                <w:left w:val="none" w:sz="0" w:space="0" w:color="auto"/>
                <w:bottom w:val="none" w:sz="0" w:space="0" w:color="auto"/>
                <w:right w:val="none" w:sz="0" w:space="0" w:color="auto"/>
              </w:divBdr>
            </w:div>
            <w:div w:id="1862236749">
              <w:marLeft w:val="0"/>
              <w:marRight w:val="0"/>
              <w:marTop w:val="0"/>
              <w:marBottom w:val="0"/>
              <w:divBdr>
                <w:top w:val="none" w:sz="0" w:space="0" w:color="auto"/>
                <w:left w:val="none" w:sz="0" w:space="0" w:color="auto"/>
                <w:bottom w:val="none" w:sz="0" w:space="0" w:color="auto"/>
                <w:right w:val="none" w:sz="0" w:space="0" w:color="auto"/>
              </w:divBdr>
            </w:div>
            <w:div w:id="1927229345">
              <w:marLeft w:val="0"/>
              <w:marRight w:val="0"/>
              <w:marTop w:val="0"/>
              <w:marBottom w:val="0"/>
              <w:divBdr>
                <w:top w:val="none" w:sz="0" w:space="0" w:color="auto"/>
                <w:left w:val="none" w:sz="0" w:space="0" w:color="auto"/>
                <w:bottom w:val="none" w:sz="0" w:space="0" w:color="auto"/>
                <w:right w:val="none" w:sz="0" w:space="0" w:color="auto"/>
              </w:divBdr>
            </w:div>
            <w:div w:id="1931162059">
              <w:marLeft w:val="0"/>
              <w:marRight w:val="0"/>
              <w:marTop w:val="0"/>
              <w:marBottom w:val="0"/>
              <w:divBdr>
                <w:top w:val="none" w:sz="0" w:space="0" w:color="auto"/>
                <w:left w:val="none" w:sz="0" w:space="0" w:color="auto"/>
                <w:bottom w:val="none" w:sz="0" w:space="0" w:color="auto"/>
                <w:right w:val="none" w:sz="0" w:space="0" w:color="auto"/>
              </w:divBdr>
            </w:div>
            <w:div w:id="1938906907">
              <w:marLeft w:val="0"/>
              <w:marRight w:val="0"/>
              <w:marTop w:val="0"/>
              <w:marBottom w:val="0"/>
              <w:divBdr>
                <w:top w:val="none" w:sz="0" w:space="0" w:color="auto"/>
                <w:left w:val="none" w:sz="0" w:space="0" w:color="auto"/>
                <w:bottom w:val="none" w:sz="0" w:space="0" w:color="auto"/>
                <w:right w:val="none" w:sz="0" w:space="0" w:color="auto"/>
              </w:divBdr>
            </w:div>
            <w:div w:id="1948729788">
              <w:marLeft w:val="0"/>
              <w:marRight w:val="0"/>
              <w:marTop w:val="0"/>
              <w:marBottom w:val="0"/>
              <w:divBdr>
                <w:top w:val="none" w:sz="0" w:space="0" w:color="auto"/>
                <w:left w:val="none" w:sz="0" w:space="0" w:color="auto"/>
                <w:bottom w:val="none" w:sz="0" w:space="0" w:color="auto"/>
                <w:right w:val="none" w:sz="0" w:space="0" w:color="auto"/>
              </w:divBdr>
            </w:div>
            <w:div w:id="1966696892">
              <w:marLeft w:val="0"/>
              <w:marRight w:val="0"/>
              <w:marTop w:val="0"/>
              <w:marBottom w:val="0"/>
              <w:divBdr>
                <w:top w:val="none" w:sz="0" w:space="0" w:color="auto"/>
                <w:left w:val="none" w:sz="0" w:space="0" w:color="auto"/>
                <w:bottom w:val="none" w:sz="0" w:space="0" w:color="auto"/>
                <w:right w:val="none" w:sz="0" w:space="0" w:color="auto"/>
              </w:divBdr>
            </w:div>
            <w:div w:id="1989438745">
              <w:marLeft w:val="0"/>
              <w:marRight w:val="0"/>
              <w:marTop w:val="0"/>
              <w:marBottom w:val="0"/>
              <w:divBdr>
                <w:top w:val="none" w:sz="0" w:space="0" w:color="auto"/>
                <w:left w:val="none" w:sz="0" w:space="0" w:color="auto"/>
                <w:bottom w:val="none" w:sz="0" w:space="0" w:color="auto"/>
                <w:right w:val="none" w:sz="0" w:space="0" w:color="auto"/>
              </w:divBdr>
            </w:div>
            <w:div w:id="1991981748">
              <w:marLeft w:val="0"/>
              <w:marRight w:val="0"/>
              <w:marTop w:val="0"/>
              <w:marBottom w:val="0"/>
              <w:divBdr>
                <w:top w:val="none" w:sz="0" w:space="0" w:color="auto"/>
                <w:left w:val="none" w:sz="0" w:space="0" w:color="auto"/>
                <w:bottom w:val="none" w:sz="0" w:space="0" w:color="auto"/>
                <w:right w:val="none" w:sz="0" w:space="0" w:color="auto"/>
              </w:divBdr>
            </w:div>
            <w:div w:id="2008437457">
              <w:marLeft w:val="0"/>
              <w:marRight w:val="0"/>
              <w:marTop w:val="0"/>
              <w:marBottom w:val="0"/>
              <w:divBdr>
                <w:top w:val="none" w:sz="0" w:space="0" w:color="auto"/>
                <w:left w:val="none" w:sz="0" w:space="0" w:color="auto"/>
                <w:bottom w:val="none" w:sz="0" w:space="0" w:color="auto"/>
                <w:right w:val="none" w:sz="0" w:space="0" w:color="auto"/>
              </w:divBdr>
            </w:div>
            <w:div w:id="2078895323">
              <w:marLeft w:val="0"/>
              <w:marRight w:val="0"/>
              <w:marTop w:val="0"/>
              <w:marBottom w:val="0"/>
              <w:divBdr>
                <w:top w:val="none" w:sz="0" w:space="0" w:color="auto"/>
                <w:left w:val="none" w:sz="0" w:space="0" w:color="auto"/>
                <w:bottom w:val="none" w:sz="0" w:space="0" w:color="auto"/>
                <w:right w:val="none" w:sz="0" w:space="0" w:color="auto"/>
              </w:divBdr>
            </w:div>
            <w:div w:id="2092457902">
              <w:marLeft w:val="0"/>
              <w:marRight w:val="0"/>
              <w:marTop w:val="0"/>
              <w:marBottom w:val="0"/>
              <w:divBdr>
                <w:top w:val="none" w:sz="0" w:space="0" w:color="auto"/>
                <w:left w:val="none" w:sz="0" w:space="0" w:color="auto"/>
                <w:bottom w:val="none" w:sz="0" w:space="0" w:color="auto"/>
                <w:right w:val="none" w:sz="0" w:space="0" w:color="auto"/>
              </w:divBdr>
            </w:div>
            <w:div w:id="2111000121">
              <w:marLeft w:val="0"/>
              <w:marRight w:val="0"/>
              <w:marTop w:val="0"/>
              <w:marBottom w:val="0"/>
              <w:divBdr>
                <w:top w:val="none" w:sz="0" w:space="0" w:color="auto"/>
                <w:left w:val="none" w:sz="0" w:space="0" w:color="auto"/>
                <w:bottom w:val="none" w:sz="0" w:space="0" w:color="auto"/>
                <w:right w:val="none" w:sz="0" w:space="0" w:color="auto"/>
              </w:divBdr>
            </w:div>
            <w:div w:id="2141149253">
              <w:marLeft w:val="0"/>
              <w:marRight w:val="0"/>
              <w:marTop w:val="0"/>
              <w:marBottom w:val="0"/>
              <w:divBdr>
                <w:top w:val="none" w:sz="0" w:space="0" w:color="auto"/>
                <w:left w:val="none" w:sz="0" w:space="0" w:color="auto"/>
                <w:bottom w:val="none" w:sz="0" w:space="0" w:color="auto"/>
                <w:right w:val="none" w:sz="0" w:space="0" w:color="auto"/>
              </w:divBdr>
            </w:div>
            <w:div w:id="21436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8285">
      <w:bodyDiv w:val="1"/>
      <w:marLeft w:val="0"/>
      <w:marRight w:val="0"/>
      <w:marTop w:val="0"/>
      <w:marBottom w:val="0"/>
      <w:divBdr>
        <w:top w:val="none" w:sz="0" w:space="0" w:color="auto"/>
        <w:left w:val="none" w:sz="0" w:space="0" w:color="auto"/>
        <w:bottom w:val="none" w:sz="0" w:space="0" w:color="auto"/>
        <w:right w:val="none" w:sz="0" w:space="0" w:color="auto"/>
      </w:divBdr>
    </w:div>
    <w:div w:id="1842770401">
      <w:bodyDiv w:val="1"/>
      <w:marLeft w:val="0"/>
      <w:marRight w:val="0"/>
      <w:marTop w:val="0"/>
      <w:marBottom w:val="0"/>
      <w:divBdr>
        <w:top w:val="none" w:sz="0" w:space="0" w:color="auto"/>
        <w:left w:val="none" w:sz="0" w:space="0" w:color="auto"/>
        <w:bottom w:val="none" w:sz="0" w:space="0" w:color="auto"/>
        <w:right w:val="none" w:sz="0" w:space="0" w:color="auto"/>
      </w:divBdr>
    </w:div>
    <w:div w:id="1972396670">
      <w:bodyDiv w:val="1"/>
      <w:marLeft w:val="0"/>
      <w:marRight w:val="0"/>
      <w:marTop w:val="0"/>
      <w:marBottom w:val="0"/>
      <w:divBdr>
        <w:top w:val="none" w:sz="0" w:space="0" w:color="auto"/>
        <w:left w:val="none" w:sz="0" w:space="0" w:color="auto"/>
        <w:bottom w:val="none" w:sz="0" w:space="0" w:color="auto"/>
        <w:right w:val="none" w:sz="0" w:space="0" w:color="auto"/>
      </w:divBdr>
      <w:divsChild>
        <w:div w:id="1267082709">
          <w:marLeft w:val="0"/>
          <w:marRight w:val="0"/>
          <w:marTop w:val="0"/>
          <w:marBottom w:val="0"/>
          <w:divBdr>
            <w:top w:val="none" w:sz="0" w:space="0" w:color="auto"/>
            <w:left w:val="none" w:sz="0" w:space="0" w:color="auto"/>
            <w:bottom w:val="none" w:sz="0" w:space="0" w:color="auto"/>
            <w:right w:val="none" w:sz="0" w:space="0" w:color="auto"/>
          </w:divBdr>
          <w:divsChild>
            <w:div w:id="933438105">
              <w:marLeft w:val="0"/>
              <w:marRight w:val="0"/>
              <w:marTop w:val="0"/>
              <w:marBottom w:val="0"/>
              <w:divBdr>
                <w:top w:val="none" w:sz="0" w:space="0" w:color="auto"/>
                <w:left w:val="none" w:sz="0" w:space="0" w:color="auto"/>
                <w:bottom w:val="none" w:sz="0" w:space="0" w:color="auto"/>
                <w:right w:val="none" w:sz="0" w:space="0" w:color="auto"/>
              </w:divBdr>
            </w:div>
            <w:div w:id="1251113564">
              <w:marLeft w:val="0"/>
              <w:marRight w:val="0"/>
              <w:marTop w:val="0"/>
              <w:marBottom w:val="0"/>
              <w:divBdr>
                <w:top w:val="none" w:sz="0" w:space="0" w:color="auto"/>
                <w:left w:val="none" w:sz="0" w:space="0" w:color="auto"/>
                <w:bottom w:val="none" w:sz="0" w:space="0" w:color="auto"/>
                <w:right w:val="none" w:sz="0" w:space="0" w:color="auto"/>
              </w:divBdr>
            </w:div>
            <w:div w:id="1137260258">
              <w:marLeft w:val="0"/>
              <w:marRight w:val="0"/>
              <w:marTop w:val="0"/>
              <w:marBottom w:val="0"/>
              <w:divBdr>
                <w:top w:val="none" w:sz="0" w:space="0" w:color="auto"/>
                <w:left w:val="none" w:sz="0" w:space="0" w:color="auto"/>
                <w:bottom w:val="none" w:sz="0" w:space="0" w:color="auto"/>
                <w:right w:val="none" w:sz="0" w:space="0" w:color="auto"/>
              </w:divBdr>
            </w:div>
            <w:div w:id="610553148">
              <w:marLeft w:val="0"/>
              <w:marRight w:val="0"/>
              <w:marTop w:val="0"/>
              <w:marBottom w:val="0"/>
              <w:divBdr>
                <w:top w:val="none" w:sz="0" w:space="0" w:color="auto"/>
                <w:left w:val="none" w:sz="0" w:space="0" w:color="auto"/>
                <w:bottom w:val="none" w:sz="0" w:space="0" w:color="auto"/>
                <w:right w:val="none" w:sz="0" w:space="0" w:color="auto"/>
              </w:divBdr>
            </w:div>
            <w:div w:id="181364677">
              <w:marLeft w:val="0"/>
              <w:marRight w:val="0"/>
              <w:marTop w:val="0"/>
              <w:marBottom w:val="0"/>
              <w:divBdr>
                <w:top w:val="none" w:sz="0" w:space="0" w:color="auto"/>
                <w:left w:val="none" w:sz="0" w:space="0" w:color="auto"/>
                <w:bottom w:val="none" w:sz="0" w:space="0" w:color="auto"/>
                <w:right w:val="none" w:sz="0" w:space="0" w:color="auto"/>
              </w:divBdr>
            </w:div>
            <w:div w:id="222833600">
              <w:marLeft w:val="0"/>
              <w:marRight w:val="0"/>
              <w:marTop w:val="0"/>
              <w:marBottom w:val="0"/>
              <w:divBdr>
                <w:top w:val="none" w:sz="0" w:space="0" w:color="auto"/>
                <w:left w:val="none" w:sz="0" w:space="0" w:color="auto"/>
                <w:bottom w:val="none" w:sz="0" w:space="0" w:color="auto"/>
                <w:right w:val="none" w:sz="0" w:space="0" w:color="auto"/>
              </w:divBdr>
            </w:div>
            <w:div w:id="1728724313">
              <w:marLeft w:val="0"/>
              <w:marRight w:val="0"/>
              <w:marTop w:val="0"/>
              <w:marBottom w:val="0"/>
              <w:divBdr>
                <w:top w:val="none" w:sz="0" w:space="0" w:color="auto"/>
                <w:left w:val="none" w:sz="0" w:space="0" w:color="auto"/>
                <w:bottom w:val="none" w:sz="0" w:space="0" w:color="auto"/>
                <w:right w:val="none" w:sz="0" w:space="0" w:color="auto"/>
              </w:divBdr>
            </w:div>
            <w:div w:id="164515637">
              <w:marLeft w:val="0"/>
              <w:marRight w:val="0"/>
              <w:marTop w:val="0"/>
              <w:marBottom w:val="0"/>
              <w:divBdr>
                <w:top w:val="none" w:sz="0" w:space="0" w:color="auto"/>
                <w:left w:val="none" w:sz="0" w:space="0" w:color="auto"/>
                <w:bottom w:val="none" w:sz="0" w:space="0" w:color="auto"/>
                <w:right w:val="none" w:sz="0" w:space="0" w:color="auto"/>
              </w:divBdr>
            </w:div>
            <w:div w:id="1144203928">
              <w:marLeft w:val="0"/>
              <w:marRight w:val="0"/>
              <w:marTop w:val="0"/>
              <w:marBottom w:val="0"/>
              <w:divBdr>
                <w:top w:val="none" w:sz="0" w:space="0" w:color="auto"/>
                <w:left w:val="none" w:sz="0" w:space="0" w:color="auto"/>
                <w:bottom w:val="none" w:sz="0" w:space="0" w:color="auto"/>
                <w:right w:val="none" w:sz="0" w:space="0" w:color="auto"/>
              </w:divBdr>
            </w:div>
            <w:div w:id="184102261">
              <w:marLeft w:val="0"/>
              <w:marRight w:val="0"/>
              <w:marTop w:val="0"/>
              <w:marBottom w:val="0"/>
              <w:divBdr>
                <w:top w:val="none" w:sz="0" w:space="0" w:color="auto"/>
                <w:left w:val="none" w:sz="0" w:space="0" w:color="auto"/>
                <w:bottom w:val="none" w:sz="0" w:space="0" w:color="auto"/>
                <w:right w:val="none" w:sz="0" w:space="0" w:color="auto"/>
              </w:divBdr>
            </w:div>
            <w:div w:id="164906412">
              <w:marLeft w:val="0"/>
              <w:marRight w:val="0"/>
              <w:marTop w:val="0"/>
              <w:marBottom w:val="0"/>
              <w:divBdr>
                <w:top w:val="none" w:sz="0" w:space="0" w:color="auto"/>
                <w:left w:val="none" w:sz="0" w:space="0" w:color="auto"/>
                <w:bottom w:val="none" w:sz="0" w:space="0" w:color="auto"/>
                <w:right w:val="none" w:sz="0" w:space="0" w:color="auto"/>
              </w:divBdr>
            </w:div>
            <w:div w:id="1656951279">
              <w:marLeft w:val="0"/>
              <w:marRight w:val="0"/>
              <w:marTop w:val="0"/>
              <w:marBottom w:val="0"/>
              <w:divBdr>
                <w:top w:val="none" w:sz="0" w:space="0" w:color="auto"/>
                <w:left w:val="none" w:sz="0" w:space="0" w:color="auto"/>
                <w:bottom w:val="none" w:sz="0" w:space="0" w:color="auto"/>
                <w:right w:val="none" w:sz="0" w:space="0" w:color="auto"/>
              </w:divBdr>
            </w:div>
            <w:div w:id="2148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59343">
      <w:bodyDiv w:val="1"/>
      <w:marLeft w:val="0"/>
      <w:marRight w:val="0"/>
      <w:marTop w:val="0"/>
      <w:marBottom w:val="0"/>
      <w:divBdr>
        <w:top w:val="none" w:sz="0" w:space="0" w:color="auto"/>
        <w:left w:val="none" w:sz="0" w:space="0" w:color="auto"/>
        <w:bottom w:val="none" w:sz="0" w:space="0" w:color="auto"/>
        <w:right w:val="none" w:sz="0" w:space="0" w:color="auto"/>
      </w:divBdr>
      <w:divsChild>
        <w:div w:id="1972200068">
          <w:marLeft w:val="0"/>
          <w:marRight w:val="0"/>
          <w:marTop w:val="0"/>
          <w:marBottom w:val="0"/>
          <w:divBdr>
            <w:top w:val="none" w:sz="0" w:space="0" w:color="auto"/>
            <w:left w:val="none" w:sz="0" w:space="0" w:color="auto"/>
            <w:bottom w:val="none" w:sz="0" w:space="0" w:color="auto"/>
            <w:right w:val="none" w:sz="0" w:space="0" w:color="auto"/>
          </w:divBdr>
          <w:divsChild>
            <w:div w:id="16346533">
              <w:marLeft w:val="0"/>
              <w:marRight w:val="0"/>
              <w:marTop w:val="0"/>
              <w:marBottom w:val="0"/>
              <w:divBdr>
                <w:top w:val="none" w:sz="0" w:space="0" w:color="auto"/>
                <w:left w:val="none" w:sz="0" w:space="0" w:color="auto"/>
                <w:bottom w:val="none" w:sz="0" w:space="0" w:color="auto"/>
                <w:right w:val="none" w:sz="0" w:space="0" w:color="auto"/>
              </w:divBdr>
            </w:div>
            <w:div w:id="43794010">
              <w:marLeft w:val="0"/>
              <w:marRight w:val="0"/>
              <w:marTop w:val="0"/>
              <w:marBottom w:val="0"/>
              <w:divBdr>
                <w:top w:val="none" w:sz="0" w:space="0" w:color="auto"/>
                <w:left w:val="none" w:sz="0" w:space="0" w:color="auto"/>
                <w:bottom w:val="none" w:sz="0" w:space="0" w:color="auto"/>
                <w:right w:val="none" w:sz="0" w:space="0" w:color="auto"/>
              </w:divBdr>
            </w:div>
            <w:div w:id="174461935">
              <w:marLeft w:val="0"/>
              <w:marRight w:val="0"/>
              <w:marTop w:val="0"/>
              <w:marBottom w:val="0"/>
              <w:divBdr>
                <w:top w:val="none" w:sz="0" w:space="0" w:color="auto"/>
                <w:left w:val="none" w:sz="0" w:space="0" w:color="auto"/>
                <w:bottom w:val="none" w:sz="0" w:space="0" w:color="auto"/>
                <w:right w:val="none" w:sz="0" w:space="0" w:color="auto"/>
              </w:divBdr>
            </w:div>
            <w:div w:id="217667049">
              <w:marLeft w:val="0"/>
              <w:marRight w:val="0"/>
              <w:marTop w:val="0"/>
              <w:marBottom w:val="0"/>
              <w:divBdr>
                <w:top w:val="none" w:sz="0" w:space="0" w:color="auto"/>
                <w:left w:val="none" w:sz="0" w:space="0" w:color="auto"/>
                <w:bottom w:val="none" w:sz="0" w:space="0" w:color="auto"/>
                <w:right w:val="none" w:sz="0" w:space="0" w:color="auto"/>
              </w:divBdr>
            </w:div>
            <w:div w:id="220756871">
              <w:marLeft w:val="0"/>
              <w:marRight w:val="0"/>
              <w:marTop w:val="0"/>
              <w:marBottom w:val="0"/>
              <w:divBdr>
                <w:top w:val="none" w:sz="0" w:space="0" w:color="auto"/>
                <w:left w:val="none" w:sz="0" w:space="0" w:color="auto"/>
                <w:bottom w:val="none" w:sz="0" w:space="0" w:color="auto"/>
                <w:right w:val="none" w:sz="0" w:space="0" w:color="auto"/>
              </w:divBdr>
            </w:div>
            <w:div w:id="297806481">
              <w:marLeft w:val="0"/>
              <w:marRight w:val="0"/>
              <w:marTop w:val="0"/>
              <w:marBottom w:val="0"/>
              <w:divBdr>
                <w:top w:val="none" w:sz="0" w:space="0" w:color="auto"/>
                <w:left w:val="none" w:sz="0" w:space="0" w:color="auto"/>
                <w:bottom w:val="none" w:sz="0" w:space="0" w:color="auto"/>
                <w:right w:val="none" w:sz="0" w:space="0" w:color="auto"/>
              </w:divBdr>
            </w:div>
            <w:div w:id="315380695">
              <w:marLeft w:val="0"/>
              <w:marRight w:val="0"/>
              <w:marTop w:val="0"/>
              <w:marBottom w:val="0"/>
              <w:divBdr>
                <w:top w:val="none" w:sz="0" w:space="0" w:color="auto"/>
                <w:left w:val="none" w:sz="0" w:space="0" w:color="auto"/>
                <w:bottom w:val="none" w:sz="0" w:space="0" w:color="auto"/>
                <w:right w:val="none" w:sz="0" w:space="0" w:color="auto"/>
              </w:divBdr>
            </w:div>
            <w:div w:id="416829999">
              <w:marLeft w:val="0"/>
              <w:marRight w:val="0"/>
              <w:marTop w:val="0"/>
              <w:marBottom w:val="0"/>
              <w:divBdr>
                <w:top w:val="none" w:sz="0" w:space="0" w:color="auto"/>
                <w:left w:val="none" w:sz="0" w:space="0" w:color="auto"/>
                <w:bottom w:val="none" w:sz="0" w:space="0" w:color="auto"/>
                <w:right w:val="none" w:sz="0" w:space="0" w:color="auto"/>
              </w:divBdr>
            </w:div>
            <w:div w:id="431441059">
              <w:marLeft w:val="0"/>
              <w:marRight w:val="0"/>
              <w:marTop w:val="0"/>
              <w:marBottom w:val="0"/>
              <w:divBdr>
                <w:top w:val="none" w:sz="0" w:space="0" w:color="auto"/>
                <w:left w:val="none" w:sz="0" w:space="0" w:color="auto"/>
                <w:bottom w:val="none" w:sz="0" w:space="0" w:color="auto"/>
                <w:right w:val="none" w:sz="0" w:space="0" w:color="auto"/>
              </w:divBdr>
            </w:div>
            <w:div w:id="441340858">
              <w:marLeft w:val="0"/>
              <w:marRight w:val="0"/>
              <w:marTop w:val="0"/>
              <w:marBottom w:val="0"/>
              <w:divBdr>
                <w:top w:val="none" w:sz="0" w:space="0" w:color="auto"/>
                <w:left w:val="none" w:sz="0" w:space="0" w:color="auto"/>
                <w:bottom w:val="none" w:sz="0" w:space="0" w:color="auto"/>
                <w:right w:val="none" w:sz="0" w:space="0" w:color="auto"/>
              </w:divBdr>
            </w:div>
            <w:div w:id="517819936">
              <w:marLeft w:val="0"/>
              <w:marRight w:val="0"/>
              <w:marTop w:val="0"/>
              <w:marBottom w:val="0"/>
              <w:divBdr>
                <w:top w:val="none" w:sz="0" w:space="0" w:color="auto"/>
                <w:left w:val="none" w:sz="0" w:space="0" w:color="auto"/>
                <w:bottom w:val="none" w:sz="0" w:space="0" w:color="auto"/>
                <w:right w:val="none" w:sz="0" w:space="0" w:color="auto"/>
              </w:divBdr>
            </w:div>
            <w:div w:id="528493474">
              <w:marLeft w:val="0"/>
              <w:marRight w:val="0"/>
              <w:marTop w:val="0"/>
              <w:marBottom w:val="0"/>
              <w:divBdr>
                <w:top w:val="none" w:sz="0" w:space="0" w:color="auto"/>
                <w:left w:val="none" w:sz="0" w:space="0" w:color="auto"/>
                <w:bottom w:val="none" w:sz="0" w:space="0" w:color="auto"/>
                <w:right w:val="none" w:sz="0" w:space="0" w:color="auto"/>
              </w:divBdr>
            </w:div>
            <w:div w:id="553851791">
              <w:marLeft w:val="0"/>
              <w:marRight w:val="0"/>
              <w:marTop w:val="0"/>
              <w:marBottom w:val="0"/>
              <w:divBdr>
                <w:top w:val="none" w:sz="0" w:space="0" w:color="auto"/>
                <w:left w:val="none" w:sz="0" w:space="0" w:color="auto"/>
                <w:bottom w:val="none" w:sz="0" w:space="0" w:color="auto"/>
                <w:right w:val="none" w:sz="0" w:space="0" w:color="auto"/>
              </w:divBdr>
            </w:div>
            <w:div w:id="573901128">
              <w:marLeft w:val="0"/>
              <w:marRight w:val="0"/>
              <w:marTop w:val="0"/>
              <w:marBottom w:val="0"/>
              <w:divBdr>
                <w:top w:val="none" w:sz="0" w:space="0" w:color="auto"/>
                <w:left w:val="none" w:sz="0" w:space="0" w:color="auto"/>
                <w:bottom w:val="none" w:sz="0" w:space="0" w:color="auto"/>
                <w:right w:val="none" w:sz="0" w:space="0" w:color="auto"/>
              </w:divBdr>
            </w:div>
            <w:div w:id="590163342">
              <w:marLeft w:val="0"/>
              <w:marRight w:val="0"/>
              <w:marTop w:val="0"/>
              <w:marBottom w:val="0"/>
              <w:divBdr>
                <w:top w:val="none" w:sz="0" w:space="0" w:color="auto"/>
                <w:left w:val="none" w:sz="0" w:space="0" w:color="auto"/>
                <w:bottom w:val="none" w:sz="0" w:space="0" w:color="auto"/>
                <w:right w:val="none" w:sz="0" w:space="0" w:color="auto"/>
              </w:divBdr>
            </w:div>
            <w:div w:id="591477345">
              <w:marLeft w:val="0"/>
              <w:marRight w:val="0"/>
              <w:marTop w:val="0"/>
              <w:marBottom w:val="0"/>
              <w:divBdr>
                <w:top w:val="none" w:sz="0" w:space="0" w:color="auto"/>
                <w:left w:val="none" w:sz="0" w:space="0" w:color="auto"/>
                <w:bottom w:val="none" w:sz="0" w:space="0" w:color="auto"/>
                <w:right w:val="none" w:sz="0" w:space="0" w:color="auto"/>
              </w:divBdr>
            </w:div>
            <w:div w:id="597906652">
              <w:marLeft w:val="0"/>
              <w:marRight w:val="0"/>
              <w:marTop w:val="0"/>
              <w:marBottom w:val="0"/>
              <w:divBdr>
                <w:top w:val="none" w:sz="0" w:space="0" w:color="auto"/>
                <w:left w:val="none" w:sz="0" w:space="0" w:color="auto"/>
                <w:bottom w:val="none" w:sz="0" w:space="0" w:color="auto"/>
                <w:right w:val="none" w:sz="0" w:space="0" w:color="auto"/>
              </w:divBdr>
            </w:div>
            <w:div w:id="687759564">
              <w:marLeft w:val="0"/>
              <w:marRight w:val="0"/>
              <w:marTop w:val="0"/>
              <w:marBottom w:val="0"/>
              <w:divBdr>
                <w:top w:val="none" w:sz="0" w:space="0" w:color="auto"/>
                <w:left w:val="none" w:sz="0" w:space="0" w:color="auto"/>
                <w:bottom w:val="none" w:sz="0" w:space="0" w:color="auto"/>
                <w:right w:val="none" w:sz="0" w:space="0" w:color="auto"/>
              </w:divBdr>
            </w:div>
            <w:div w:id="766268662">
              <w:marLeft w:val="0"/>
              <w:marRight w:val="0"/>
              <w:marTop w:val="0"/>
              <w:marBottom w:val="0"/>
              <w:divBdr>
                <w:top w:val="none" w:sz="0" w:space="0" w:color="auto"/>
                <w:left w:val="none" w:sz="0" w:space="0" w:color="auto"/>
                <w:bottom w:val="none" w:sz="0" w:space="0" w:color="auto"/>
                <w:right w:val="none" w:sz="0" w:space="0" w:color="auto"/>
              </w:divBdr>
            </w:div>
            <w:div w:id="806895332">
              <w:marLeft w:val="0"/>
              <w:marRight w:val="0"/>
              <w:marTop w:val="0"/>
              <w:marBottom w:val="0"/>
              <w:divBdr>
                <w:top w:val="none" w:sz="0" w:space="0" w:color="auto"/>
                <w:left w:val="none" w:sz="0" w:space="0" w:color="auto"/>
                <w:bottom w:val="none" w:sz="0" w:space="0" w:color="auto"/>
                <w:right w:val="none" w:sz="0" w:space="0" w:color="auto"/>
              </w:divBdr>
            </w:div>
            <w:div w:id="835802575">
              <w:marLeft w:val="0"/>
              <w:marRight w:val="0"/>
              <w:marTop w:val="0"/>
              <w:marBottom w:val="0"/>
              <w:divBdr>
                <w:top w:val="none" w:sz="0" w:space="0" w:color="auto"/>
                <w:left w:val="none" w:sz="0" w:space="0" w:color="auto"/>
                <w:bottom w:val="none" w:sz="0" w:space="0" w:color="auto"/>
                <w:right w:val="none" w:sz="0" w:space="0" w:color="auto"/>
              </w:divBdr>
            </w:div>
            <w:div w:id="866142848">
              <w:marLeft w:val="0"/>
              <w:marRight w:val="0"/>
              <w:marTop w:val="0"/>
              <w:marBottom w:val="0"/>
              <w:divBdr>
                <w:top w:val="none" w:sz="0" w:space="0" w:color="auto"/>
                <w:left w:val="none" w:sz="0" w:space="0" w:color="auto"/>
                <w:bottom w:val="none" w:sz="0" w:space="0" w:color="auto"/>
                <w:right w:val="none" w:sz="0" w:space="0" w:color="auto"/>
              </w:divBdr>
            </w:div>
            <w:div w:id="882860739">
              <w:marLeft w:val="0"/>
              <w:marRight w:val="0"/>
              <w:marTop w:val="0"/>
              <w:marBottom w:val="0"/>
              <w:divBdr>
                <w:top w:val="none" w:sz="0" w:space="0" w:color="auto"/>
                <w:left w:val="none" w:sz="0" w:space="0" w:color="auto"/>
                <w:bottom w:val="none" w:sz="0" w:space="0" w:color="auto"/>
                <w:right w:val="none" w:sz="0" w:space="0" w:color="auto"/>
              </w:divBdr>
            </w:div>
            <w:div w:id="959726909">
              <w:marLeft w:val="0"/>
              <w:marRight w:val="0"/>
              <w:marTop w:val="0"/>
              <w:marBottom w:val="0"/>
              <w:divBdr>
                <w:top w:val="none" w:sz="0" w:space="0" w:color="auto"/>
                <w:left w:val="none" w:sz="0" w:space="0" w:color="auto"/>
                <w:bottom w:val="none" w:sz="0" w:space="0" w:color="auto"/>
                <w:right w:val="none" w:sz="0" w:space="0" w:color="auto"/>
              </w:divBdr>
            </w:div>
            <w:div w:id="1044792445">
              <w:marLeft w:val="0"/>
              <w:marRight w:val="0"/>
              <w:marTop w:val="0"/>
              <w:marBottom w:val="0"/>
              <w:divBdr>
                <w:top w:val="none" w:sz="0" w:space="0" w:color="auto"/>
                <w:left w:val="none" w:sz="0" w:space="0" w:color="auto"/>
                <w:bottom w:val="none" w:sz="0" w:space="0" w:color="auto"/>
                <w:right w:val="none" w:sz="0" w:space="0" w:color="auto"/>
              </w:divBdr>
            </w:div>
            <w:div w:id="1128159785">
              <w:marLeft w:val="0"/>
              <w:marRight w:val="0"/>
              <w:marTop w:val="0"/>
              <w:marBottom w:val="0"/>
              <w:divBdr>
                <w:top w:val="none" w:sz="0" w:space="0" w:color="auto"/>
                <w:left w:val="none" w:sz="0" w:space="0" w:color="auto"/>
                <w:bottom w:val="none" w:sz="0" w:space="0" w:color="auto"/>
                <w:right w:val="none" w:sz="0" w:space="0" w:color="auto"/>
              </w:divBdr>
            </w:div>
            <w:div w:id="1129932444">
              <w:marLeft w:val="0"/>
              <w:marRight w:val="0"/>
              <w:marTop w:val="0"/>
              <w:marBottom w:val="0"/>
              <w:divBdr>
                <w:top w:val="none" w:sz="0" w:space="0" w:color="auto"/>
                <w:left w:val="none" w:sz="0" w:space="0" w:color="auto"/>
                <w:bottom w:val="none" w:sz="0" w:space="0" w:color="auto"/>
                <w:right w:val="none" w:sz="0" w:space="0" w:color="auto"/>
              </w:divBdr>
            </w:div>
            <w:div w:id="1131897166">
              <w:marLeft w:val="0"/>
              <w:marRight w:val="0"/>
              <w:marTop w:val="0"/>
              <w:marBottom w:val="0"/>
              <w:divBdr>
                <w:top w:val="none" w:sz="0" w:space="0" w:color="auto"/>
                <w:left w:val="none" w:sz="0" w:space="0" w:color="auto"/>
                <w:bottom w:val="none" w:sz="0" w:space="0" w:color="auto"/>
                <w:right w:val="none" w:sz="0" w:space="0" w:color="auto"/>
              </w:divBdr>
            </w:div>
            <w:div w:id="1239904864">
              <w:marLeft w:val="0"/>
              <w:marRight w:val="0"/>
              <w:marTop w:val="0"/>
              <w:marBottom w:val="0"/>
              <w:divBdr>
                <w:top w:val="none" w:sz="0" w:space="0" w:color="auto"/>
                <w:left w:val="none" w:sz="0" w:space="0" w:color="auto"/>
                <w:bottom w:val="none" w:sz="0" w:space="0" w:color="auto"/>
                <w:right w:val="none" w:sz="0" w:space="0" w:color="auto"/>
              </w:divBdr>
            </w:div>
            <w:div w:id="1318149560">
              <w:marLeft w:val="0"/>
              <w:marRight w:val="0"/>
              <w:marTop w:val="0"/>
              <w:marBottom w:val="0"/>
              <w:divBdr>
                <w:top w:val="none" w:sz="0" w:space="0" w:color="auto"/>
                <w:left w:val="none" w:sz="0" w:space="0" w:color="auto"/>
                <w:bottom w:val="none" w:sz="0" w:space="0" w:color="auto"/>
                <w:right w:val="none" w:sz="0" w:space="0" w:color="auto"/>
              </w:divBdr>
            </w:div>
            <w:div w:id="1403139815">
              <w:marLeft w:val="0"/>
              <w:marRight w:val="0"/>
              <w:marTop w:val="0"/>
              <w:marBottom w:val="0"/>
              <w:divBdr>
                <w:top w:val="none" w:sz="0" w:space="0" w:color="auto"/>
                <w:left w:val="none" w:sz="0" w:space="0" w:color="auto"/>
                <w:bottom w:val="none" w:sz="0" w:space="0" w:color="auto"/>
                <w:right w:val="none" w:sz="0" w:space="0" w:color="auto"/>
              </w:divBdr>
            </w:div>
            <w:div w:id="1553420228">
              <w:marLeft w:val="0"/>
              <w:marRight w:val="0"/>
              <w:marTop w:val="0"/>
              <w:marBottom w:val="0"/>
              <w:divBdr>
                <w:top w:val="none" w:sz="0" w:space="0" w:color="auto"/>
                <w:left w:val="none" w:sz="0" w:space="0" w:color="auto"/>
                <w:bottom w:val="none" w:sz="0" w:space="0" w:color="auto"/>
                <w:right w:val="none" w:sz="0" w:space="0" w:color="auto"/>
              </w:divBdr>
            </w:div>
            <w:div w:id="1682857464">
              <w:marLeft w:val="0"/>
              <w:marRight w:val="0"/>
              <w:marTop w:val="0"/>
              <w:marBottom w:val="0"/>
              <w:divBdr>
                <w:top w:val="none" w:sz="0" w:space="0" w:color="auto"/>
                <w:left w:val="none" w:sz="0" w:space="0" w:color="auto"/>
                <w:bottom w:val="none" w:sz="0" w:space="0" w:color="auto"/>
                <w:right w:val="none" w:sz="0" w:space="0" w:color="auto"/>
              </w:divBdr>
            </w:div>
            <w:div w:id="1888905460">
              <w:marLeft w:val="0"/>
              <w:marRight w:val="0"/>
              <w:marTop w:val="0"/>
              <w:marBottom w:val="0"/>
              <w:divBdr>
                <w:top w:val="none" w:sz="0" w:space="0" w:color="auto"/>
                <w:left w:val="none" w:sz="0" w:space="0" w:color="auto"/>
                <w:bottom w:val="none" w:sz="0" w:space="0" w:color="auto"/>
                <w:right w:val="none" w:sz="0" w:space="0" w:color="auto"/>
              </w:divBdr>
            </w:div>
            <w:div w:id="1892384154">
              <w:marLeft w:val="0"/>
              <w:marRight w:val="0"/>
              <w:marTop w:val="0"/>
              <w:marBottom w:val="0"/>
              <w:divBdr>
                <w:top w:val="none" w:sz="0" w:space="0" w:color="auto"/>
                <w:left w:val="none" w:sz="0" w:space="0" w:color="auto"/>
                <w:bottom w:val="none" w:sz="0" w:space="0" w:color="auto"/>
                <w:right w:val="none" w:sz="0" w:space="0" w:color="auto"/>
              </w:divBdr>
            </w:div>
            <w:div w:id="1915698370">
              <w:marLeft w:val="0"/>
              <w:marRight w:val="0"/>
              <w:marTop w:val="0"/>
              <w:marBottom w:val="0"/>
              <w:divBdr>
                <w:top w:val="none" w:sz="0" w:space="0" w:color="auto"/>
                <w:left w:val="none" w:sz="0" w:space="0" w:color="auto"/>
                <w:bottom w:val="none" w:sz="0" w:space="0" w:color="auto"/>
                <w:right w:val="none" w:sz="0" w:space="0" w:color="auto"/>
              </w:divBdr>
            </w:div>
            <w:div w:id="2018843690">
              <w:marLeft w:val="0"/>
              <w:marRight w:val="0"/>
              <w:marTop w:val="0"/>
              <w:marBottom w:val="0"/>
              <w:divBdr>
                <w:top w:val="none" w:sz="0" w:space="0" w:color="auto"/>
                <w:left w:val="none" w:sz="0" w:space="0" w:color="auto"/>
                <w:bottom w:val="none" w:sz="0" w:space="0" w:color="auto"/>
                <w:right w:val="none" w:sz="0" w:space="0" w:color="auto"/>
              </w:divBdr>
            </w:div>
            <w:div w:id="2054771973">
              <w:marLeft w:val="0"/>
              <w:marRight w:val="0"/>
              <w:marTop w:val="0"/>
              <w:marBottom w:val="0"/>
              <w:divBdr>
                <w:top w:val="none" w:sz="0" w:space="0" w:color="auto"/>
                <w:left w:val="none" w:sz="0" w:space="0" w:color="auto"/>
                <w:bottom w:val="none" w:sz="0" w:space="0" w:color="auto"/>
                <w:right w:val="none" w:sz="0" w:space="0" w:color="auto"/>
              </w:divBdr>
            </w:div>
            <w:div w:id="2072342934">
              <w:marLeft w:val="0"/>
              <w:marRight w:val="0"/>
              <w:marTop w:val="0"/>
              <w:marBottom w:val="0"/>
              <w:divBdr>
                <w:top w:val="none" w:sz="0" w:space="0" w:color="auto"/>
                <w:left w:val="none" w:sz="0" w:space="0" w:color="auto"/>
                <w:bottom w:val="none" w:sz="0" w:space="0" w:color="auto"/>
                <w:right w:val="none" w:sz="0" w:space="0" w:color="auto"/>
              </w:divBdr>
            </w:div>
            <w:div w:id="2103640669">
              <w:marLeft w:val="0"/>
              <w:marRight w:val="0"/>
              <w:marTop w:val="0"/>
              <w:marBottom w:val="0"/>
              <w:divBdr>
                <w:top w:val="none" w:sz="0" w:space="0" w:color="auto"/>
                <w:left w:val="none" w:sz="0" w:space="0" w:color="auto"/>
                <w:bottom w:val="none" w:sz="0" w:space="0" w:color="auto"/>
                <w:right w:val="none" w:sz="0" w:space="0" w:color="auto"/>
              </w:divBdr>
            </w:div>
            <w:div w:id="2123263790">
              <w:marLeft w:val="0"/>
              <w:marRight w:val="0"/>
              <w:marTop w:val="0"/>
              <w:marBottom w:val="0"/>
              <w:divBdr>
                <w:top w:val="none" w:sz="0" w:space="0" w:color="auto"/>
                <w:left w:val="none" w:sz="0" w:space="0" w:color="auto"/>
                <w:bottom w:val="none" w:sz="0" w:space="0" w:color="auto"/>
                <w:right w:val="none" w:sz="0" w:space="0" w:color="auto"/>
              </w:divBdr>
            </w:div>
            <w:div w:id="21351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jf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fi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f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3863</Words>
  <Characters>22023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25835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Harshita</cp:lastModifiedBy>
  <cp:revision>2</cp:revision>
  <dcterms:created xsi:type="dcterms:W3CDTF">2024-11-04T09:20:00Z</dcterms:created>
  <dcterms:modified xsi:type="dcterms:W3CDTF">2024-11-04T09:20:00Z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2019-09-30T00:00:00Z</vt:filetime>
  </property>
  <property fmtid="{D5CDD505-2E9C-101B-9397-08002B2CF9AE}" pid="5" name="KSOProductBuildVer">
    <vt:lpwstr>1033-12.2.0.18165</vt:lpwstr>
  </property>
  <property fmtid="{D5CDD505-2E9C-101B-9397-08002B2CF9AE}" pid="6" name="ICV">
    <vt:lpwstr>D4FD65E04C194A68883BBAE9DA0590DF_12</vt:lpwstr>
  </property>
</Properties>
</file>